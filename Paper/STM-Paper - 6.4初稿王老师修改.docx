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4F8" w:rsidRPr="009614F8" w:rsidRDefault="009614F8" w:rsidP="009614F8">
      <w:pPr>
        <w:numPr>
          <w:ilvl w:val="0"/>
          <w:numId w:val="5"/>
        </w:numPr>
        <w:rPr>
          <w:rFonts w:ascii="Times New Roman" w:hAnsi="Times New Roman" w:cs="Times New Roman"/>
          <w:b/>
          <w:sz w:val="24"/>
          <w:szCs w:val="24"/>
        </w:rPr>
      </w:pPr>
      <w:bookmarkStart w:id="0" w:name="OLE_LINK1"/>
      <w:bookmarkStart w:id="1" w:name="OLE_LINK2"/>
      <w:r w:rsidRPr="009614F8">
        <w:rPr>
          <w:rFonts w:ascii="Times New Roman" w:hAnsi="Times New Roman" w:cs="Times New Roman"/>
          <w:b/>
          <w:sz w:val="24"/>
          <w:szCs w:val="24"/>
        </w:rPr>
        <w:t>Introduction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szCs w:val="21"/>
        </w:rPr>
        <w:t>Scanning tunneling microscope(STM)</w:t>
      </w:r>
      <w:r w:rsidRPr="009614F8">
        <w:rPr>
          <w:rFonts w:ascii="Times New Roman" w:hAnsi="Times New Roman" w:cs="Times New Roman"/>
          <w:szCs w:val="21"/>
        </w:rPr>
        <w:t>，</w:t>
      </w:r>
      <w:r w:rsidRPr="009614F8">
        <w:rPr>
          <w:rFonts w:ascii="Times New Roman" w:hAnsi="Times New Roman" w:cs="Times New Roman"/>
          <w:szCs w:val="21"/>
        </w:rPr>
        <w:t xml:space="preserve">which has the ability of direct atomic-precise surface structure determination of objects, was introduced by J. </w:t>
      </w:r>
      <w:proofErr w:type="spellStart"/>
      <w:r w:rsidRPr="009614F8">
        <w:rPr>
          <w:rFonts w:ascii="Times New Roman" w:hAnsi="Times New Roman" w:cs="Times New Roman"/>
          <w:szCs w:val="21"/>
        </w:rPr>
        <w:t>Tersoff</w:t>
      </w:r>
      <w:proofErr w:type="spellEnd"/>
      <w:r w:rsidRPr="009614F8">
        <w:rPr>
          <w:rFonts w:ascii="Times New Roman" w:hAnsi="Times New Roman" w:cs="Times New Roman"/>
          <w:szCs w:val="21"/>
        </w:rPr>
        <w:t xml:space="preserve"> in 1984</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 ExcludeYear="1"&gt;&lt;Author&gt;Tersoff&lt;/Author&gt;&lt;Year&gt;1985&lt;/Year&gt;&lt;RecNum&gt;3&lt;/RecNum&gt;&lt;DisplayText&gt;[1]&lt;/DisplayText&gt;&lt;record&gt;&lt;rec-number&gt;3&lt;/rec-number&gt;&lt;foreign-keys&gt;&lt;key app="EN" db-id="verpexpsbvapzrerrdnvtt52s9555xfsavz2" timestamp="1556070352"&gt;3&lt;/key&gt;&lt;key app="ENWeb" db-id=""&gt;0&lt;/key&gt;&lt;/foreign-keys&gt;&lt;ref-type name="Journal Article"&gt;17&lt;/ref-type&gt;&lt;contributors&gt;&lt;authors&gt;&lt;author&gt;Tersoff, J.&lt;/author&gt;&lt;author&gt;Hamann, D. R.&lt;/author&gt;&lt;/authors&gt;&lt;/contributors&gt;&lt;titles&gt;&lt;title&gt;Theory of the scanning tunneling microscope&lt;/title&gt;&lt;secondary-title&gt;Physical Review B&lt;/secondary-title&gt;&lt;/titles&gt;&lt;periodical&gt;&lt;full-title&gt;Physical Review B&lt;/full-title&gt;&lt;/periodical&gt;&lt;pages&gt;805-813&lt;/pages&gt;&lt;volume&gt;31&lt;/volume&gt;&lt;number&gt;2&lt;/number&gt;&lt;section&gt;805&lt;/section&gt;&lt;dates&gt;&lt;year&gt;1985&lt;/year&gt;&lt;/dates&gt;&lt;isbn&gt;0163-1829&lt;/isbn&gt;&lt;urls&gt;&lt;/urls&gt;&lt;electronic-resource-num&gt;10.1103/PhysRevB.31.805&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w:t>
      </w:r>
      <w:r w:rsidRPr="009614F8">
        <w:rPr>
          <w:rFonts w:ascii="Times New Roman" w:hAnsi="Times New Roman" w:cs="Times New Roman"/>
          <w:szCs w:val="21"/>
        </w:rPr>
        <w:fldChar w:fldCharType="end"/>
      </w:r>
      <w:r w:rsidRPr="009614F8">
        <w:rPr>
          <w:rFonts w:ascii="Times New Roman" w:hAnsi="Times New Roman" w:cs="Times New Roman"/>
          <w:szCs w:val="21"/>
        </w:rPr>
        <w:t>. As a mighty imaging tool, STM has been widely applied in surface science</w: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PEVuZE5vdGU+PENpdGU+PEF1dGhvcj5Nb3RpbjwvQXV0aG9yPjxZZWFyPjIwMTg8L1llYXI+PFJl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==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[2, 3]</w:t>
      </w:r>
      <w:r w:rsidRPr="009614F8">
        <w:rPr>
          <w:rFonts w:ascii="Times New Roman" w:hAnsi="Times New Roman" w:cs="Times New Roman"/>
          <w:szCs w:val="21"/>
        </w:rPr>
        <w:fldChar w:fldCharType="end"/>
      </w:r>
      <w:r w:rsidRPr="009614F8">
        <w:rPr>
          <w:rFonts w:ascii="Times New Roman" w:hAnsi="Times New Roman" w:cs="Times New Roman"/>
          <w:szCs w:val="21"/>
        </w:rPr>
        <w:t>, material science</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&lt;EndNote&gt;&lt;Cite&gt;&lt;Author&gt;Kumar&lt;/Author&gt;&lt;Year&gt;2018&lt;/Year&gt;&lt;RecNum&gt;13&lt;/RecNum&gt;&lt;DisplayText&gt;[4]&lt;/DisplayText&gt;&lt;record&gt;&lt;rec-number&gt;13&lt;/rec-number&gt;&lt;foreign-keys&gt;&lt;key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[4]</w:t>
      </w:r>
      <w:r w:rsidRPr="009614F8">
        <w:rPr>
          <w:rFonts w:ascii="Times New Roman" w:hAnsi="Times New Roman" w:cs="Times New Roman"/>
          <w:szCs w:val="21"/>
        </w:rPr>
        <w:fldChar w:fldCharType="end"/>
      </w:r>
      <w:r w:rsidRPr="009614F8">
        <w:rPr>
          <w:rFonts w:ascii="Times New Roman" w:hAnsi="Times New Roman" w:cs="Times New Roman"/>
          <w:szCs w:val="21"/>
        </w:rPr>
        <w:t>, chemistry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&lt;EndNote&gt;&lt;Cite&gt;&lt;Author&gt;Zhao&lt;/Author&gt;&lt;Year&gt;2013&lt;/Year&gt;&lt;RecNum&gt;16&lt;/RecNum&gt;&lt;DisplayText&gt;[5]&lt;/DisplayText&gt;&lt;record&gt;&lt;rec-number&gt;16&lt;/rec-number&gt;&lt;foreign-keys&gt;&lt;key app="EN" db-id="verpexpsbvapzrerrdnvtt52s9555xfsavz2" timestamp="1556416740"&gt;16&lt;/key&gt;&lt;key app="ENWeb" db-id=""&gt;0&lt;/key&gt;&lt;/foreign-keys&gt;&lt;ref-type name="Journal Article"&gt;17&lt;/ref-type&gt;&lt;contributors&gt;&lt;authors&gt;&lt;author&gt;Zhao, A.&lt;/author&gt;&lt;author&gt;Tan, S.&lt;/author&gt;&lt;author&gt;Li, B.&lt;/author&gt;&lt;author&gt;Wang, B.&lt;/author&gt;&lt;author&gt;Yang, J.&lt;/author&gt;&lt;author&gt;Hou, J. G.&lt;/author&gt;&lt;/authors&gt;&lt;/contributors&gt;&lt;auth-address&gt;Hefei National Laboratory for Physical Sciences at the Microscale (HFNL), University of Science and Technology of China (USTC), Hefei, Anhui 230026, P R China.&lt;/auth-address&gt;&lt;titles&gt;&lt;title&gt;STM tip-assisted single molecule chemistry&lt;/title&gt;&lt;secondary-title&gt;Phys Chem Chem Phys&lt;/secondary-title&gt;&lt;/titles&gt;&lt;periodical&gt;&lt;full-title&gt;Phys Chem Chem Phys&lt;/full-title&gt;&lt;/periodical&gt;&lt;pages&gt;12428-41&lt;/pages&gt;&lt;volume&gt;15&lt;/volume&gt;&lt;number&gt;30&lt;/number&gt;&lt;edition&gt;2013/06/22&lt;/edition&gt;&lt;dates&gt;&lt;year&gt;2013&lt;/year&gt;&lt;pub-dates&gt;&lt;date&gt;Aug 14&lt;/date&gt;&lt;/pub-dates&gt;&lt;/dates&gt;&lt;isbn&gt;1463-9084 (Electronic)&amp;#xD;1463-9076 (Linking)&lt;/isbn&gt;&lt;accession-num&gt;23788046&lt;/accession-num&gt;&lt;urls&gt;&lt;related-urls&gt;&lt;url&gt;https://www.ncbi.nlm.nih.gov/pubmed/23788046&lt;/url&gt;&lt;/related-urls&gt;&lt;/urls&gt;&lt;electronic-resource-num&gt;10.1039/c3cp51446c&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[5]</w:t>
      </w:r>
      <w:r w:rsidRPr="009614F8">
        <w:rPr>
          <w:rFonts w:ascii="Times New Roman" w:hAnsi="Times New Roman" w:cs="Times New Roman"/>
          <w:szCs w:val="21"/>
        </w:rPr>
        <w:fldChar w:fldCharType="end"/>
      </w:r>
      <w:r w:rsidRPr="009614F8">
        <w:rPr>
          <w:rFonts w:ascii="Times New Roman" w:hAnsi="Times New Roman" w:cs="Times New Roman"/>
          <w:szCs w:val="21"/>
        </w:rPr>
        <w:t>, biology</w: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 </w:instrText>
      </w:r>
      <w:r w:rsidRPr="009614F8">
        <w:rPr>
          <w:rFonts w:ascii="Times New Roman" w:hAnsi="Times New Roman" w:cs="Times New Roman"/>
          <w:szCs w:val="21"/>
        </w:rPr>
        <w:fldChar w:fldCharType="begin">
          <w:fldData xml:space="preserve">PEVuZE5vdGU+PENpdGU+PEF1dGhvcj5UZW1wZTwvQXV0aG9yPjxZZWFyPjIwMDY8L1llYXI+PFJl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==
</w:fldData>
        </w:fldChar>
      </w:r>
      <w:r w:rsidRPr="009614F8">
        <w:rPr>
          <w:rFonts w:ascii="Times New Roman" w:hAnsi="Times New Roman" w:cs="Times New Roman"/>
          <w:szCs w:val="21"/>
        </w:rPr>
        <w:instrText xml:space="preserve"> ADDIN EN.CITE.DATA </w:instrText>
      </w:r>
      <w:r w:rsidRPr="009614F8">
        <w:rPr>
          <w:rFonts w:ascii="Times New Roman" w:hAnsi="Times New Roman" w:cs="Times New Roman"/>
          <w:szCs w:val="21"/>
        </w:rPr>
      </w:r>
      <w:r w:rsidRPr="009614F8">
        <w:rPr>
          <w:rFonts w:ascii="Times New Roman" w:hAnsi="Times New Roman" w:cs="Times New Roman"/>
          <w:szCs w:val="21"/>
        </w:rPr>
        <w:fldChar w:fldCharType="end"/>
      </w:r>
      <w:r w:rsidRPr="009614F8">
        <w:rPr>
          <w:rFonts w:ascii="Times New Roman" w:hAnsi="Times New Roman" w:cs="Times New Roman"/>
          <w:szCs w:val="21"/>
        </w:rPr>
      </w:r>
      <w:r w:rsidRPr="009614F8">
        <w:rPr>
          <w:rFonts w:ascii="Times New Roman" w:hAnsi="Times New Roman" w:cs="Times New Roman"/>
          <w:szCs w:val="21"/>
        </w:rPr>
        <w:fldChar w:fldCharType="separate"/>
      </w:r>
      <w:r w:rsidRPr="009614F8">
        <w:rPr>
          <w:rFonts w:ascii="Times New Roman" w:hAnsi="Times New Roman" w:cs="Times New Roman"/>
          <w:noProof/>
          <w:szCs w:val="21"/>
        </w:rPr>
        <w:t>[6]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nanotechnology</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&lt;EndNote&gt;&lt;Cite&gt;&lt;Author&gt;Tapaszto&lt;/Author&gt;&lt;Year&gt;2008&lt;/Year&gt;&lt;RecNum&gt;15&lt;/RecNum&gt;&lt;DisplayText&gt;[7]&lt;/DisplayText&gt;&lt;record&gt;&lt;rec-number&gt;15&lt;/rec-number&gt;&lt;foreign-keys&gt;&lt;key app="EN" db-id="verpexpsbvapzrerrdnvtt52s9555xfsavz2" timestamp="1556416566"&gt;15&lt;/key&gt;&lt;key app="ENWeb" db-id=""&gt;0&lt;/key&gt;&lt;/foreign-keys&gt;&lt;ref-type name="Journal Article"&gt;17&lt;/ref-type&gt;&lt;contributors&gt;&lt;authors&gt;&lt;author&gt;Tapaszto, L.&lt;/author&gt;&lt;author&gt;Dobrik, G.&lt;/author&gt;&lt;author&gt;Lambin, P.&lt;/author&gt;&lt;author&gt;Biro, L. P.&lt;/author&gt;&lt;/authors&gt;&lt;/contributors&gt;&lt;titles&gt;&lt;title&gt;Tailoring the atomic structure of graphene nanoribbons by scanning tunnelling microscope lithography&lt;/title&gt;&lt;secondary-title&gt;Nat Nanotechnol&lt;/secondary-title&gt;&lt;/titles&gt;&lt;periodical&gt;&lt;full-title&gt;Nat Nanotechnol&lt;/full-title&gt;&lt;/periodical&gt;&lt;pages&gt;397-401&lt;/pages&gt;&lt;volume&gt;3&lt;/volume&gt;&lt;number&gt;7&lt;/number&gt;&lt;edition&gt;2008/07/26&lt;/edition&gt;&lt;keywords&gt;&lt;keyword&gt;Carbon/*chemistry&lt;/keyword&gt;&lt;keyword&gt;Crystallization/*methods&lt;/keyword&gt;&lt;keyword&gt;Macromolecular Substances/chemistry&lt;/keyword&gt;&lt;keyword&gt;Materials Testing&lt;/keyword&gt;&lt;keyword&gt;Microscopy, Scanning Tunneling/*methods&lt;/keyword&gt;&lt;keyword&gt;Molecular Conformation&lt;/keyword&gt;&lt;keyword&gt;Nanotechnology/*methods&lt;/keyword&gt;&lt;keyword&gt;Nanotubes/*chemistry/*ultrastructure&lt;/keyword&gt;&lt;keyword&gt;Particle Size&lt;/keyword&gt;&lt;keyword&gt;Photography/*methods&lt;/keyword&gt;&lt;keyword&gt;Surface Properties&lt;/keyword&gt;&lt;/keywords&gt;&lt;dates&gt;&lt;year&gt;2008&lt;/year&gt;&lt;pub-dates&gt;&lt;date&gt;Jul&lt;/date&gt;&lt;/pub-dates&gt;&lt;/dates&gt;&lt;isbn&gt;1748-3395 (Electronic)&amp;#xD;1748-3387 (Linking)&lt;/isbn&gt;&lt;accession-num&gt;18654562&lt;/accession-num&gt;&lt;urls&gt;&lt;related-urls&gt;&lt;url&gt;https://www.ncbi.nlm.nih.gov/pubmed/18654562&lt;/url&gt;&lt;/related-urls&gt;&lt;/urls&gt;&lt;electronic-resource-num&gt;10.1038/nnano.2008.149&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[7]</w:t>
      </w:r>
      <w:r w:rsidRPr="009614F8">
        <w:rPr>
          <w:rFonts w:ascii="Times New Roman" w:hAnsi="Times New Roman" w:cs="Times New Roman"/>
          <w:szCs w:val="21"/>
        </w:rPr>
        <w:fldChar w:fldCharType="end"/>
      </w:r>
      <w:r w:rsidRPr="009614F8">
        <w:rPr>
          <w:rFonts w:ascii="Times New Roman" w:hAnsi="Times New Roman" w:cs="Times New Roman"/>
          <w:szCs w:val="21"/>
        </w:rPr>
        <w:t>,</w:t>
      </w:r>
      <w:r w:rsidR="003538EC">
        <w:rPr>
          <w:rFonts w:ascii="Times New Roman" w:hAnsi="Times New Roman" w:cs="Times New Roman" w:hint="eastAsia"/>
          <w:szCs w:val="21"/>
        </w:rPr>
        <w:t xml:space="preserve"> </w:t>
      </w:r>
      <w:r w:rsidRPr="009614F8">
        <w:rPr>
          <w:rFonts w:ascii="Times New Roman" w:hAnsi="Times New Roman" w:cs="Times New Roman"/>
          <w:szCs w:val="21"/>
        </w:rPr>
        <w:t>etc. Whereas on account of the STM system needs very high stability to generate high quality image, just slight outside vibration,</w:t>
      </w:r>
      <w:r w:rsidRPr="009614F8">
        <w:rPr>
          <w:rFonts w:ascii="Times New Roman" w:hAnsi="Times New Roman" w:cs="Times New Roman"/>
          <w:color w:val="666666"/>
          <w:szCs w:val="21"/>
          <w:shd w:val="clear" w:color="auto" w:fill="FFFFFF"/>
        </w:rPr>
        <w:t xml:space="preserve"> </w:t>
      </w:r>
      <w:r w:rsidRPr="009614F8">
        <w:rPr>
          <w:rFonts w:ascii="Times New Roman" w:hAnsi="Times New Roman" w:cs="Times New Roman"/>
          <w:szCs w:val="21"/>
        </w:rPr>
        <w:t xml:space="preserve">motor periodic vibration or control system hysteresis may cause defects in topographies. Hence, image post-processing of STM morphology is a very significant issue for STM application. </w:t>
      </w:r>
      <w:ins w:id="2" w:author="China" w:date="2019-06-06T08:48:00Z">
        <w:r w:rsidR="00E42158">
          <w:rPr>
            <w:rFonts w:ascii="Times New Roman" w:hAnsi="Times New Roman" w:cs="Times New Roman" w:hint="eastAsia"/>
            <w:szCs w:val="21"/>
          </w:rPr>
          <w:t>(</w:t>
        </w:r>
        <w:r w:rsidR="00E42158">
          <w:rPr>
            <w:rFonts w:ascii="Times New Roman" w:hAnsi="Times New Roman" w:cs="Times New Roman" w:hint="eastAsia"/>
            <w:szCs w:val="21"/>
          </w:rPr>
          <w:t>太突兀，</w:t>
        </w:r>
      </w:ins>
      <w:ins w:id="3" w:author="China" w:date="2019-06-06T08:49:00Z">
        <w:r w:rsidR="00E42158">
          <w:rPr>
            <w:rFonts w:ascii="Times New Roman" w:hAnsi="Times New Roman" w:cs="Times New Roman" w:hint="eastAsia"/>
            <w:szCs w:val="21"/>
          </w:rPr>
          <w:t>先说</w:t>
        </w:r>
        <w:r w:rsidR="00E42158">
          <w:rPr>
            <w:rFonts w:ascii="Times New Roman" w:hAnsi="Times New Roman" w:cs="Times New Roman" w:hint="eastAsia"/>
            <w:szCs w:val="21"/>
          </w:rPr>
          <w:t>STM</w:t>
        </w:r>
        <w:r w:rsidR="00E42158">
          <w:rPr>
            <w:rFonts w:ascii="Times New Roman" w:hAnsi="Times New Roman" w:cs="Times New Roman" w:hint="eastAsia"/>
            <w:szCs w:val="21"/>
          </w:rPr>
          <w:t>图像缺陷都有哪些，然后本文处理三种</w:t>
        </w:r>
        <w:r w:rsidR="00E6706F">
          <w:rPr>
            <w:rFonts w:ascii="Times New Roman" w:hAnsi="Times New Roman" w:cs="Times New Roman" w:hint="eastAsia"/>
            <w:szCs w:val="21"/>
          </w:rPr>
          <w:t>最</w:t>
        </w:r>
        <w:r w:rsidR="00E42158">
          <w:rPr>
            <w:rFonts w:ascii="Times New Roman" w:hAnsi="Times New Roman" w:cs="Times New Roman" w:hint="eastAsia"/>
            <w:szCs w:val="21"/>
          </w:rPr>
          <w:t>常见的</w:t>
        </w:r>
      </w:ins>
      <w:ins w:id="4" w:author="China" w:date="2019-06-06T08:48:00Z">
        <w:r w:rsidR="00E42158">
          <w:rPr>
            <w:rFonts w:ascii="Times New Roman" w:hAnsi="Times New Roman" w:cs="Times New Roman" w:hint="eastAsia"/>
            <w:szCs w:val="21"/>
          </w:rPr>
          <w:t xml:space="preserve">) </w:t>
        </w:r>
      </w:ins>
      <w:r w:rsidRPr="009614F8">
        <w:rPr>
          <w:rFonts w:ascii="Times New Roman" w:hAnsi="Times New Roman" w:cs="Times New Roman"/>
          <w:szCs w:val="21"/>
        </w:rPr>
        <w:t>Three typical types of STM images</w:t>
      </w:r>
      <w:proofErr w:type="gramStart"/>
      <w:r w:rsidRPr="009614F8">
        <w:rPr>
          <w:rFonts w:ascii="Times New Roman" w:hAnsi="Times New Roman" w:cs="Times New Roman"/>
          <w:szCs w:val="21"/>
        </w:rPr>
        <w:t>’</w:t>
      </w:r>
      <w:proofErr w:type="gramEnd"/>
      <w:r w:rsidRPr="009614F8">
        <w:rPr>
          <w:rFonts w:ascii="Times New Roman" w:hAnsi="Times New Roman" w:cs="Times New Roman"/>
          <w:szCs w:val="21"/>
        </w:rPr>
        <w:t xml:space="preserve"> common defects to be processed are long stripe, short sparse stripe and periodic noise, as </w:t>
      </w:r>
      <w:del w:id="5" w:author="China" w:date="2019-06-06T08:49:00Z">
        <w:r w:rsidRPr="009614F8" w:rsidDel="001064DE">
          <w:rPr>
            <w:rFonts w:ascii="Times New Roman" w:hAnsi="Times New Roman" w:cs="Times New Roman"/>
            <w:szCs w:val="21"/>
          </w:rPr>
          <w:delText xml:space="preserve">  </w:delText>
        </w:r>
      </w:del>
      <w:r w:rsidRPr="009614F8">
        <w:rPr>
          <w:rFonts w:ascii="Times New Roman" w:hAnsi="Times New Roman" w:cs="Times New Roman"/>
          <w:szCs w:val="21"/>
        </w:rPr>
        <w:t>presented in Figure 1.</w:t>
      </w:r>
      <w:r w:rsidRPr="009614F8">
        <w:rPr>
          <w:rFonts w:ascii="Times New Roman" w:hAnsi="Times New Roman" w:cs="Times New Roman"/>
        </w:rPr>
        <w:t xml:space="preserve"> </w:t>
      </w:r>
    </w:p>
    <w:p w:rsidR="009614F8" w:rsidRPr="001064DE" w:rsidRDefault="009614F8" w:rsidP="009614F8">
      <w:pPr>
        <w:ind w:firstLineChars="200" w:firstLine="420"/>
        <w:rPr>
          <w:rFonts w:ascii="Times New Roman" w:hAnsi="Times New Roman" w:cs="Times New Roman"/>
        </w:rPr>
      </w:pPr>
    </w:p>
    <w:p w:rsidR="009614F8" w:rsidRPr="009614F8" w:rsidRDefault="009614F8" w:rsidP="009614F8">
      <w:pPr>
        <w:keepNext/>
        <w:jc w:val="center"/>
        <w:rPr>
          <w:rFonts w:ascii="Times New Roman" w:hAnsi="Times New Roman" w:cs="Times New Roman"/>
        </w:rPr>
      </w:pPr>
      <w:r w:rsidRPr="009614F8">
        <w:rPr>
          <w:rFonts w:ascii="Times New Roman" w:hAnsi="Times New Roman" w:cs="Times New Roman"/>
          <w:noProof/>
        </w:rPr>
        <w:drawing>
          <wp:inline distT="0" distB="0" distL="0" distR="0" wp14:anchorId="2B668931" wp14:editId="17A9E449">
            <wp:extent cx="5239512" cy="197205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绘图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9512" cy="1972056"/>
                    </a:xfrm>
                    <a:prstGeom prst="rect">
                      <a:avLst/>
                    </a:prstGeom>
                  </pic:spPr>
                </pic:pic>
              </a:graphicData>
            </a:graphic>
          </wp:inline>
        </w:drawing>
      </w:r>
    </w:p>
    <w:p w:rsidR="009614F8" w:rsidRPr="009614F8" w:rsidRDefault="009614F8" w:rsidP="009614F8">
      <w:pPr>
        <w:rPr>
          <w:rFonts w:asciiTheme="majorHAnsi" w:eastAsia="黑体" w:hAnsiTheme="majorHAnsi" w:cstheme="majorBidi"/>
          <w:szCs w:val="20"/>
        </w:rPr>
      </w:pPr>
      <w:r w:rsidRPr="009614F8">
        <w:rPr>
          <w:rFonts w:ascii="Times New Roman" w:eastAsia="黑体" w:hAnsi="Times New Roman" w:cs="Times New Roman"/>
          <w:szCs w:val="20"/>
        </w:rPr>
        <w:t xml:space="preserve">Figure </w:t>
      </w:r>
      <w:r w:rsidRPr="009614F8">
        <w:rPr>
          <w:rFonts w:ascii="Times New Roman" w:eastAsia="黑体" w:hAnsi="Times New Roman" w:cs="Times New Roman"/>
          <w:szCs w:val="20"/>
        </w:rPr>
        <w:fldChar w:fldCharType="begin"/>
      </w:r>
      <w:r w:rsidRPr="009614F8">
        <w:rPr>
          <w:rFonts w:ascii="Times New Roman" w:eastAsia="黑体" w:hAnsi="Times New Roman" w:cs="Times New Roman"/>
          <w:szCs w:val="20"/>
        </w:rPr>
        <w:instrText xml:space="preserve"> SEQ Figure \* ARABIC </w:instrText>
      </w:r>
      <w:r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1</w:t>
      </w:r>
      <w:r w:rsidRPr="009614F8">
        <w:rPr>
          <w:rFonts w:ascii="Times New Roman" w:eastAsia="黑体" w:hAnsi="Times New Roman" w:cs="Times New Roman"/>
          <w:szCs w:val="20"/>
        </w:rPr>
        <w:fldChar w:fldCharType="end"/>
      </w:r>
      <w:r w:rsidRPr="009614F8">
        <w:rPr>
          <w:rFonts w:ascii="Times New Roman" w:eastAsia="黑体" w:hAnsi="Times New Roman" w:cs="Times New Roman"/>
          <w:szCs w:val="20"/>
        </w:rPr>
        <w:t>: Three typical kinds of defects of STM topography</w:t>
      </w:r>
      <w:del w:id="6" w:author="China" w:date="2019-06-06T08:50:00Z">
        <w:r w:rsidRPr="009614F8" w:rsidDel="001064DE">
          <w:rPr>
            <w:rFonts w:ascii="Times New Roman" w:eastAsia="黑体" w:hAnsi="Times New Roman" w:cs="Times New Roman"/>
            <w:szCs w:val="20"/>
          </w:rPr>
          <w:delText xml:space="preserve"> are shown in the figure</w:delText>
        </w:r>
      </w:del>
      <w:r w:rsidRPr="009614F8">
        <w:rPr>
          <w:rFonts w:ascii="Times New Roman" w:eastAsia="黑体" w:hAnsi="Times New Roman" w:cs="Times New Roman"/>
          <w:szCs w:val="20"/>
        </w:rPr>
        <w:t xml:space="preserve">: (a) long stripe defects (pointed by arrow).   (b) Short sparse stripe (circled by ellipses). (c) </w:t>
      </w:r>
      <w:del w:id="7" w:author="China" w:date="2019-06-06T08:51:00Z">
        <w:r w:rsidRPr="009614F8" w:rsidDel="001064DE">
          <w:rPr>
            <w:rFonts w:ascii="Times New Roman" w:eastAsia="黑体" w:hAnsi="Times New Roman" w:cs="Times New Roman"/>
            <w:szCs w:val="20"/>
          </w:rPr>
          <w:delText>periodic</w:delText>
        </w:r>
      </w:del>
      <w:ins w:id="8" w:author="China" w:date="2019-06-06T08:51:00Z">
        <w:r w:rsidR="001064DE" w:rsidRPr="009614F8">
          <w:rPr>
            <w:rFonts w:ascii="Times New Roman" w:eastAsia="黑体" w:hAnsi="Times New Roman" w:cs="Times New Roman"/>
            <w:szCs w:val="20"/>
          </w:rPr>
          <w:t>Periodic</w:t>
        </w:r>
      </w:ins>
      <w:r w:rsidRPr="009614F8">
        <w:rPr>
          <w:rFonts w:ascii="Times New Roman" w:eastAsia="黑体" w:hAnsi="Times New Roman" w:cs="Times New Roman"/>
          <w:szCs w:val="20"/>
        </w:rPr>
        <w:t xml:space="preserve"> noise</w:t>
      </w:r>
      <w:ins w:id="9" w:author="China" w:date="2019-06-06T08:51:00Z">
        <w:r w:rsidR="001064DE">
          <w:rPr>
            <w:rFonts w:ascii="Times New Roman" w:eastAsia="黑体" w:hAnsi="Times New Roman" w:cs="Times New Roman" w:hint="eastAsia"/>
            <w:szCs w:val="20"/>
          </w:rPr>
          <w:t xml:space="preserve"> </w:t>
        </w:r>
      </w:ins>
      <w:r w:rsidRPr="009614F8">
        <w:rPr>
          <w:rFonts w:ascii="Times New Roman" w:eastAsia="黑体" w:hAnsi="Times New Roman" w:cs="Times New Roman"/>
          <w:szCs w:val="20"/>
        </w:rPr>
        <w:t>(globally).</w:t>
      </w:r>
      <w:ins w:id="10" w:author="China" w:date="2019-06-06T08:50:00Z">
        <w:r w:rsidR="001064DE">
          <w:rPr>
            <w:rFonts w:ascii="Times New Roman" w:eastAsia="黑体" w:hAnsi="Times New Roman" w:cs="Times New Roman" w:hint="eastAsia"/>
            <w:szCs w:val="20"/>
          </w:rPr>
          <w:t xml:space="preserve"> </w:t>
        </w:r>
        <w:r w:rsidR="001064DE">
          <w:rPr>
            <w:rFonts w:ascii="Times New Roman" w:eastAsia="黑体" w:hAnsi="Times New Roman" w:cs="Times New Roman" w:hint="eastAsia"/>
            <w:szCs w:val="20"/>
          </w:rPr>
          <w:t>（图中字体稍大）</w:t>
        </w:r>
      </w:ins>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 xml:space="preserve">Long stripe and short sparse stripe are both local noise. Long stripe is usually caused by the pinpoint tinny shake when the whole precise mechanical system having outside disturbance. On account of the pinpoint scanning direction is horizontal, almost all long stripe defects present as horizontal linear stripes occupying the whole row or at least quarter. Short stripe is usually generated by system hysteresis before and after the pinpoint scanning to a raised surface topography. </w:t>
      </w:r>
      <w:proofErr w:type="gramStart"/>
      <w:r w:rsidRPr="00D25771">
        <w:rPr>
          <w:rFonts w:ascii="Times New Roman" w:hAnsi="Times New Roman" w:cs="Times New Roman"/>
          <w:color w:val="FF0000"/>
          <w:rPrChange w:id="11" w:author="China" w:date="2019-06-06T09:04:00Z">
            <w:rPr>
              <w:rFonts w:ascii="Times New Roman" w:hAnsi="Times New Roman" w:cs="Times New Roman"/>
            </w:rPr>
          </w:rPrChange>
        </w:rPr>
        <w:t>Short stripes appear abundantly and sparsely appears</w:t>
      </w:r>
      <w:proofErr w:type="gramEnd"/>
      <w:r w:rsidRPr="00D25771">
        <w:rPr>
          <w:rFonts w:ascii="Times New Roman" w:hAnsi="Times New Roman" w:cs="Times New Roman"/>
          <w:color w:val="FF0000"/>
          <w:rPrChange w:id="12" w:author="China" w:date="2019-06-06T09:04:00Z">
            <w:rPr>
              <w:rFonts w:ascii="Times New Roman" w:hAnsi="Times New Roman" w:cs="Times New Roman"/>
            </w:rPr>
          </w:rPrChange>
        </w:rPr>
        <w:t xml:space="preserve"> in an image.</w:t>
      </w:r>
      <w:ins w:id="13" w:author="China" w:date="2019-06-06T09:04:00Z">
        <w:r w:rsidR="00D25771">
          <w:rPr>
            <w:rFonts w:ascii="Times New Roman" w:hAnsi="Times New Roman" w:cs="Times New Roman" w:hint="eastAsia"/>
          </w:rPr>
          <w:t>（没看懂）</w:t>
        </w:r>
      </w:ins>
      <w:r w:rsidRPr="009614F8">
        <w:rPr>
          <w:rFonts w:ascii="Times New Roman" w:hAnsi="Times New Roman" w:cs="Times New Roman"/>
        </w:rPr>
        <w:t xml:space="preserve"> The randomness and quantity of these two defects make identification and positioning a very time-consuming and inefficient </w:t>
      </w:r>
      <w:r w:rsidRPr="009614F8">
        <w:rPr>
          <w:rFonts w:ascii="Times New Roman" w:hAnsi="Times New Roman" w:cs="Times New Roman"/>
          <w:color w:val="000000" w:themeColor="text1"/>
        </w:rPr>
        <w:t>work</w:t>
      </w:r>
      <w:r w:rsidRPr="009614F8">
        <w:rPr>
          <w:rFonts w:ascii="Times New Roman" w:hAnsi="Times New Roman" w:cs="Times New Roman"/>
        </w:rPr>
        <w:t>.</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rPr>
        <w:t xml:space="preserve">Periodic noise usually appears globally in an image, because of the periodic mechanical vibration causing by motor or refrigerant fan rotation. </w:t>
      </w:r>
      <w:r w:rsidRPr="00D25771">
        <w:rPr>
          <w:rFonts w:ascii="Times New Roman" w:hAnsi="Times New Roman" w:cs="Times New Roman"/>
          <w:color w:val="FF0000"/>
          <w:rPrChange w:id="14" w:author="China" w:date="2019-06-06T09:09:00Z">
            <w:rPr>
              <w:rFonts w:ascii="Times New Roman" w:hAnsi="Times New Roman" w:cs="Times New Roman"/>
            </w:rPr>
          </w:rPrChange>
        </w:rPr>
        <w:t>Although several researchers have introduced some methods of restoring strict periodic noise in the time domain</w:t>
      </w:r>
      <w:r w:rsidRPr="00D25771">
        <w:rPr>
          <w:rFonts w:ascii="Times New Roman" w:hAnsi="Times New Roman" w:cs="Times New Roman"/>
          <w:color w:val="FF0000"/>
          <w:rPrChange w:id="15" w:author="China" w:date="2019-06-06T09:09:00Z">
            <w:rPr>
              <w:rFonts w:ascii="Times New Roman" w:hAnsi="Times New Roman" w:cs="Times New Roman"/>
            </w:rPr>
          </w:rPrChange>
        </w:rPr>
        <w:fldChar w:fldCharType="begin"/>
      </w:r>
      <w:r w:rsidRPr="00D25771">
        <w:rPr>
          <w:rFonts w:ascii="Times New Roman" w:hAnsi="Times New Roman" w:cs="Times New Roman"/>
          <w:color w:val="FF0000"/>
          <w:rPrChange w:id="16" w:author="China" w:date="2019-06-06T09:09:00Z">
            <w:rPr>
              <w:rFonts w:ascii="Times New Roman" w:hAnsi="Times New Roman" w:cs="Times New Roman"/>
            </w:rPr>
          </w:rPrChange>
        </w:rPr>
        <w:instrText xml:space="preserve"> ADDIN EN.CITE &lt;EndNote&gt;&lt;Cite&gt;&lt;Author&gt;Zhen&lt;/Author&gt;&lt;Year&gt;2007&lt;/Year&gt;&lt;RecNum&gt;54&lt;/RecNum&gt;&lt;DisplayText&gt;[8, 9]&lt;/DisplayText&gt;&lt;record&gt;&lt;rec-number&gt;54&lt;/rec-number&gt;&lt;foreign-keys&gt;&lt;key app="EN" db-id="verpexpsbvapzrerrdnvtt52s9555xfsavz2" timestamp="1559136374"&gt;54&lt;/key&gt;&lt;/foreign-keys&gt;&lt;ref-type name="Conference Proceedings"&gt;10&lt;/ref-type&gt;&lt;contributors&gt;&lt;authors&gt;&lt;author&gt;Zhen, Ji&lt;/author&gt;&lt;author&gt;Liao, Huilian&lt;/author&gt;&lt;author&gt;Zhang, Xijun&lt;/author&gt;&lt;author&gt;Wu, Q. H.&lt;/author&gt;&lt;/authors&gt;&lt;/contributors&gt;&lt;titles&gt;&lt;title&gt;Simple and Efficient Soft Morphological Filter in Periodic Noise Reduction&lt;/title&gt;&lt;secondary-title&gt;Tencon IEEE Region 10 Conference&lt;/secondary-title&gt;&lt;/titles&gt;&lt;dates&gt;&lt;year&gt;2007&lt;/year&gt;&lt;/dates&gt;&lt;urls&gt;&lt;/urls&gt;&lt;/record&gt;&lt;/Cite&gt;&lt;Cite&gt;&lt;Author&gt;Li&lt;/Author&gt;&lt;Year&gt;2010&lt;/Year&gt;&lt;RecNum&gt;56&lt;/RecNum&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Pr="00D25771">
        <w:rPr>
          <w:rFonts w:ascii="Times New Roman" w:hAnsi="Times New Roman" w:cs="Times New Roman"/>
          <w:color w:val="FF0000"/>
          <w:rPrChange w:id="17" w:author="China" w:date="2019-06-06T09:09:00Z">
            <w:rPr>
              <w:rFonts w:ascii="Times New Roman" w:hAnsi="Times New Roman" w:cs="Times New Roman"/>
            </w:rPr>
          </w:rPrChange>
        </w:rPr>
        <w:fldChar w:fldCharType="separate"/>
      </w:r>
      <w:r w:rsidRPr="00D25771">
        <w:rPr>
          <w:rFonts w:ascii="Times New Roman" w:hAnsi="Times New Roman" w:cs="Times New Roman"/>
          <w:noProof/>
          <w:color w:val="FF0000"/>
          <w:rPrChange w:id="18" w:author="China" w:date="2019-06-06T09:09:00Z">
            <w:rPr>
              <w:rFonts w:ascii="Times New Roman" w:hAnsi="Times New Roman" w:cs="Times New Roman"/>
              <w:noProof/>
            </w:rPr>
          </w:rPrChange>
        </w:rPr>
        <w:t>[8, 9]</w:t>
      </w:r>
      <w:r w:rsidRPr="00D25771">
        <w:rPr>
          <w:rFonts w:ascii="Times New Roman" w:hAnsi="Times New Roman" w:cs="Times New Roman"/>
          <w:color w:val="FF0000"/>
          <w:rPrChange w:id="19" w:author="China" w:date="2019-06-06T09:09:00Z">
            <w:rPr>
              <w:rFonts w:ascii="Times New Roman" w:hAnsi="Times New Roman" w:cs="Times New Roman"/>
            </w:rPr>
          </w:rPrChange>
        </w:rPr>
        <w:fldChar w:fldCharType="end"/>
      </w:r>
      <w:del w:id="20" w:author="China" w:date="2019-06-06T09:05:00Z">
        <w:r w:rsidRPr="00D25771" w:rsidDel="00D25771">
          <w:rPr>
            <w:rFonts w:ascii="Times New Roman" w:hAnsi="Times New Roman" w:cs="Times New Roman"/>
            <w:color w:val="FF0000"/>
            <w:rPrChange w:id="21" w:author="China" w:date="2019-06-06T09:09:00Z">
              <w:rPr>
                <w:rFonts w:ascii="Times New Roman" w:hAnsi="Times New Roman" w:cs="Times New Roman"/>
              </w:rPr>
            </w:rPrChange>
          </w:rPr>
          <w:delText xml:space="preserve"> </w:delText>
        </w:r>
      </w:del>
      <w:r w:rsidRPr="00D25771">
        <w:rPr>
          <w:rFonts w:ascii="Times New Roman" w:hAnsi="Times New Roman" w:cs="Times New Roman"/>
          <w:color w:val="FF0000"/>
          <w:rPrChange w:id="22" w:author="China" w:date="2019-06-06T09:09:00Z">
            <w:rPr>
              <w:rFonts w:ascii="Times New Roman" w:hAnsi="Times New Roman" w:cs="Times New Roman"/>
            </w:rPr>
          </w:rPrChange>
        </w:rPr>
        <w:t>, methods in the frequency domain are more efficient and generally used for generic periodic noise</w:t>
      </w:r>
      <w:r w:rsidRPr="00D25771">
        <w:rPr>
          <w:rFonts w:ascii="Times New Roman" w:hAnsi="Times New Roman" w:cs="Times New Roman"/>
          <w:color w:val="FF0000"/>
          <w:rPrChange w:id="23" w:author="China" w:date="2019-06-06T09:09:00Z">
            <w:rPr>
              <w:rFonts w:ascii="Times New Roman" w:hAnsi="Times New Roman" w:cs="Times New Roman"/>
            </w:rPr>
          </w:rPrChange>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Pr="00D25771">
        <w:rPr>
          <w:rFonts w:ascii="Times New Roman" w:hAnsi="Times New Roman" w:cs="Times New Roman"/>
          <w:color w:val="FF0000"/>
          <w:rPrChange w:id="24" w:author="China" w:date="2019-06-06T09:09:00Z">
            <w:rPr>
              <w:rFonts w:ascii="Times New Roman" w:hAnsi="Times New Roman" w:cs="Times New Roman"/>
            </w:rPr>
          </w:rPrChange>
        </w:rPr>
        <w:instrText xml:space="preserve"> ADDIN EN.CITE </w:instrText>
      </w:r>
      <w:r w:rsidRPr="00D25771">
        <w:rPr>
          <w:rFonts w:ascii="Times New Roman" w:hAnsi="Times New Roman" w:cs="Times New Roman"/>
          <w:color w:val="FF0000"/>
          <w:rPrChange w:id="25" w:author="China" w:date="2019-06-06T09:09:00Z">
            <w:rPr>
              <w:rFonts w:ascii="Times New Roman" w:hAnsi="Times New Roman" w:cs="Times New Roman"/>
            </w:rPr>
          </w:rPrChange>
        </w:rPr>
        <w:fldChar w:fldCharType="begin">
          <w:fldData xml:space="preserve">PEVuZE5vdGU+PENpdGU+PEF1dGhvcj5Nb2FsbGVtPC9BdXRob3I+PFllYXI+MjAxMzwvWWVhcj48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</w:fldData>
        </w:fldChar>
      </w:r>
      <w:r w:rsidRPr="00D25771">
        <w:rPr>
          <w:rFonts w:ascii="Times New Roman" w:hAnsi="Times New Roman" w:cs="Times New Roman"/>
          <w:color w:val="FF0000"/>
          <w:rPrChange w:id="26" w:author="China" w:date="2019-06-06T09:09:00Z">
            <w:rPr>
              <w:rFonts w:ascii="Times New Roman" w:hAnsi="Times New Roman" w:cs="Times New Roman"/>
            </w:rPr>
          </w:rPrChange>
        </w:rPr>
        <w:instrText xml:space="preserve"> ADDIN EN.CITE.DATA </w:instrText>
      </w:r>
      <w:r w:rsidRPr="00D25771">
        <w:rPr>
          <w:rFonts w:ascii="Times New Roman" w:hAnsi="Times New Roman" w:cs="Times New Roman"/>
          <w:color w:val="FF0000"/>
          <w:rPrChange w:id="27" w:author="China" w:date="2019-06-06T09:09:00Z">
            <w:rPr>
              <w:rFonts w:ascii="Times New Roman" w:hAnsi="Times New Roman" w:cs="Times New Roman"/>
              <w:color w:val="FF0000"/>
            </w:rPr>
          </w:rPrChange>
        </w:rPr>
      </w:r>
      <w:r w:rsidRPr="00D25771">
        <w:rPr>
          <w:rFonts w:ascii="Times New Roman" w:hAnsi="Times New Roman" w:cs="Times New Roman"/>
          <w:color w:val="FF0000"/>
          <w:rPrChange w:id="28" w:author="China" w:date="2019-06-06T09:09:00Z">
            <w:rPr>
              <w:rFonts w:ascii="Times New Roman" w:hAnsi="Times New Roman" w:cs="Times New Roman"/>
            </w:rPr>
          </w:rPrChange>
        </w:rPr>
        <w:fldChar w:fldCharType="end"/>
      </w:r>
      <w:r w:rsidRPr="00D25771">
        <w:rPr>
          <w:rFonts w:ascii="Times New Roman" w:hAnsi="Times New Roman" w:cs="Times New Roman"/>
          <w:color w:val="FF0000"/>
          <w:rPrChange w:id="29" w:author="China" w:date="2019-06-06T09:09:00Z">
            <w:rPr>
              <w:rFonts w:ascii="Times New Roman" w:hAnsi="Times New Roman" w:cs="Times New Roman"/>
              <w:color w:val="FF0000"/>
            </w:rPr>
          </w:rPrChange>
        </w:rPr>
      </w:r>
      <w:r w:rsidRPr="00D25771">
        <w:rPr>
          <w:rFonts w:ascii="Times New Roman" w:hAnsi="Times New Roman" w:cs="Times New Roman"/>
          <w:color w:val="FF0000"/>
          <w:rPrChange w:id="30" w:author="China" w:date="2019-06-06T09:09:00Z">
            <w:rPr>
              <w:rFonts w:ascii="Times New Roman" w:hAnsi="Times New Roman" w:cs="Times New Roman"/>
            </w:rPr>
          </w:rPrChange>
        </w:rPr>
        <w:fldChar w:fldCharType="separate"/>
      </w:r>
      <w:r w:rsidRPr="00D25771">
        <w:rPr>
          <w:rFonts w:ascii="Times New Roman" w:hAnsi="Times New Roman" w:cs="Times New Roman"/>
          <w:noProof/>
          <w:color w:val="FF0000"/>
          <w:rPrChange w:id="31" w:author="China" w:date="2019-06-06T09:09:00Z">
            <w:rPr>
              <w:rFonts w:ascii="Times New Roman" w:hAnsi="Times New Roman" w:cs="Times New Roman"/>
              <w:noProof/>
            </w:rPr>
          </w:rPrChange>
        </w:rPr>
        <w:t>[10-12]</w:t>
      </w:r>
      <w:r w:rsidRPr="00D25771">
        <w:rPr>
          <w:rFonts w:ascii="Times New Roman" w:hAnsi="Times New Roman" w:cs="Times New Roman"/>
          <w:color w:val="FF0000"/>
          <w:rPrChange w:id="32" w:author="China" w:date="2019-06-06T09:09:00Z">
            <w:rPr>
              <w:rFonts w:ascii="Times New Roman" w:hAnsi="Times New Roman" w:cs="Times New Roman"/>
            </w:rPr>
          </w:rPrChange>
        </w:rPr>
        <w:fldChar w:fldCharType="end"/>
      </w:r>
      <w:r w:rsidRPr="00D25771">
        <w:rPr>
          <w:rFonts w:ascii="Times New Roman" w:hAnsi="Times New Roman" w:cs="Times New Roman"/>
          <w:color w:val="FF0000"/>
          <w:rPrChange w:id="33" w:author="China" w:date="2019-06-06T09:09:00Z">
            <w:rPr>
              <w:rFonts w:ascii="Times New Roman" w:hAnsi="Times New Roman" w:cs="Times New Roman"/>
            </w:rPr>
          </w:rPrChange>
        </w:rPr>
        <w:t>.</w:t>
      </w:r>
      <w:ins w:id="34" w:author="China" w:date="2019-06-06T09:09:00Z">
        <w:r w:rsidR="00D25771">
          <w:rPr>
            <w:rFonts w:ascii="Times New Roman" w:hAnsi="Times New Roman" w:cs="Times New Roman" w:hint="eastAsia"/>
          </w:rPr>
          <w:t>(</w:t>
        </w:r>
        <w:r w:rsidR="00D25771">
          <w:rPr>
            <w:rFonts w:ascii="Times New Roman" w:hAnsi="Times New Roman" w:cs="Times New Roman" w:hint="eastAsia"/>
          </w:rPr>
          <w:t>换个委婉的说法，不要</w:t>
        </w:r>
      </w:ins>
      <w:ins w:id="35" w:author="China" w:date="2019-06-06T09:10:00Z">
        <w:r w:rsidR="00D25771">
          <w:rPr>
            <w:rFonts w:ascii="Times New Roman" w:hAnsi="Times New Roman" w:cs="Times New Roman" w:hint="eastAsia"/>
          </w:rPr>
          <w:t>挑起时域频域之争，就说现有的方法有时域有频域，但是对于</w:t>
        </w:r>
        <w:r w:rsidR="00D25771">
          <w:rPr>
            <w:rFonts w:ascii="Times New Roman" w:hAnsi="Times New Roman" w:cs="Times New Roman" w:hint="eastAsia"/>
          </w:rPr>
          <w:t>STM</w:t>
        </w:r>
        <w:r w:rsidR="00D25771">
          <w:rPr>
            <w:rFonts w:ascii="Times New Roman" w:hAnsi="Times New Roman" w:cs="Times New Roman" w:hint="eastAsia"/>
          </w:rPr>
          <w:t>的周期噪声消除，可能频域的更合适即可</w:t>
        </w:r>
      </w:ins>
      <w:ins w:id="36" w:author="China" w:date="2019-06-06T09:09:00Z">
        <w:r w:rsidR="00D25771">
          <w:rPr>
            <w:rFonts w:ascii="Times New Roman" w:hAnsi="Times New Roman" w:cs="Times New Roman" w:hint="eastAsia"/>
          </w:rPr>
          <w:t>)</w:t>
        </w:r>
      </w:ins>
      <w:r w:rsidRPr="009614F8">
        <w:rPr>
          <w:rFonts w:ascii="Times New Roman" w:hAnsi="Times New Roman" w:cs="Times New Roman"/>
        </w:rPr>
        <w:t xml:space="preserve"> While on account of the diversity of the periodic noise, positioning the frequency content in the frequency map becomes a difficulty and complexity task.</w:t>
      </w:r>
    </w:p>
    <w:p w:rsidR="009614F8" w:rsidRPr="009614F8" w:rsidRDefault="009614F8" w:rsidP="009614F8">
      <w:pPr>
        <w:ind w:firstLineChars="200" w:firstLine="420"/>
        <w:rPr>
          <w:rFonts w:ascii="Times New Roman" w:hAnsi="Times New Roman" w:cs="Times New Roman"/>
          <w:szCs w:val="21"/>
        </w:rPr>
      </w:pPr>
      <w:r w:rsidRPr="009614F8">
        <w:rPr>
          <w:rFonts w:ascii="Times New Roman" w:hAnsi="Times New Roman" w:cs="Times New Roman"/>
          <w:szCs w:val="21"/>
        </w:rPr>
        <w:t xml:space="preserve">Many image processing methods have been introduced in STM image restoration and </w:t>
      </w:r>
      <w:hyperlink r:id="rId10" w:history="1">
        <w:r w:rsidRPr="009614F8">
          <w:rPr>
            <w:rFonts w:ascii="Times New Roman" w:hAnsi="Times New Roman" w:cs="Times New Roman"/>
            <w:szCs w:val="21"/>
          </w:rPr>
          <w:t>de-noising</w:t>
        </w:r>
      </w:hyperlink>
      <w:r w:rsidRPr="009614F8">
        <w:rPr>
          <w:rFonts w:ascii="Times New Roman" w:hAnsi="Times New Roman" w:cs="Times New Roman"/>
          <w:szCs w:val="21"/>
        </w:rPr>
        <w:t xml:space="preserve">, such as </w:t>
      </w:r>
      <w:bookmarkStart w:id="37" w:name="OLE_LINK22"/>
      <w:bookmarkStart w:id="38" w:name="OLE_LINK23"/>
      <w:r w:rsidRPr="009614F8">
        <w:rPr>
          <w:rFonts w:ascii="Times New Roman" w:hAnsi="Times New Roman" w:cs="Times New Roman"/>
          <w:szCs w:val="21"/>
        </w:rPr>
        <w:t>Wavelet De-noising</w:t>
      </w:r>
      <w:bookmarkEnd w:id="37"/>
      <w:bookmarkEnd w:id="38"/>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&lt;EndNote&gt;&lt;Cite&gt;&lt;Author&gt;Schimmack&lt;/Author&gt;&lt;Year&gt;2017&lt;/Year&gt;&lt;RecNum&gt;51&lt;/RecNum&gt;&lt;DisplayText&gt;[13]&lt;/DisplayText&gt;&lt;record&gt;&lt;rec-number&gt;51&lt;/rec-number&gt;&lt;foreign-keys&gt;&lt;key app="EN" db-id="verpexpsbvapzrerrdnvtt52s9555xfsavz2" timestamp="1559099260"&gt;51&lt;/key&gt;&lt;/foreign-keys&gt;&lt;ref-type name="Journal Article"&gt;17&lt;/ref-type&gt;&lt;contributors&gt;&lt;authors&gt;&lt;author&gt;Schimmack, Manuel&lt;/author&gt;&lt;author&gt;Mercorelli, Paolo %J Journal of the Franklin Institute&lt;/author&gt;&lt;/authors&gt;&lt;/contributors&gt;&lt;titles&gt;&lt;title&gt;An On-line Orthogonal Wavelet Denoising Algorithm for High-Resolution Surface Scans&lt;/title&gt;&lt;/titles&gt;&lt;pages&gt;S0016003217302776&lt;/pages&gt;&lt;dates&gt;&lt;year&gt;2017&lt;/year&gt;&lt;/dates&gt;&lt;urls&gt;&lt;/urls&gt;&lt;/record&gt;&lt;/Cite&gt;&lt;/EndNote&gt;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[13]</w:t>
      </w:r>
      <w:r w:rsidRPr="009614F8">
        <w:rPr>
          <w:rFonts w:ascii="Times New Roman" w:hAnsi="Times New Roman" w:cs="Times New Roman"/>
          <w:szCs w:val="21"/>
        </w:rPr>
        <w:fldChar w:fldCharType="end"/>
      </w:r>
      <w:r w:rsidRPr="009614F8">
        <w:rPr>
          <w:rFonts w:ascii="Times New Roman" w:hAnsi="Times New Roman" w:cs="Times New Roman"/>
          <w:szCs w:val="21"/>
        </w:rPr>
        <w:t>, Sparse Coding</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&lt;EndNote&gt;&lt;Cite&gt;&lt;Author&gt;Oliveira&lt;/Author&gt;&lt;Year&gt;2016&lt;/Year&gt;&lt;RecNum&gt;52&lt;/RecNum&gt;&lt;DisplayText&gt;[14]&lt;/DisplayText&gt;&lt;record&gt;&lt;rec-number&gt;52&lt;/rec-number&gt;&lt;foreign-keys&gt;&lt;key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[14]</w:t>
      </w:r>
      <w:r w:rsidRPr="009614F8">
        <w:rPr>
          <w:rFonts w:ascii="Times New Roman" w:hAnsi="Times New Roman" w:cs="Times New Roman"/>
          <w:szCs w:val="21"/>
        </w:rPr>
        <w:fldChar w:fldCharType="end"/>
      </w:r>
      <w:r w:rsidRPr="009614F8">
        <w:rPr>
          <w:rFonts w:ascii="Times New Roman" w:hAnsi="Times New Roman" w:cs="Times New Roman"/>
          <w:szCs w:val="21"/>
        </w:rPr>
        <w:t>, Wiener filter</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&lt;EndNote&gt;&lt;Cite&gt;&lt;Author&gt;Pancorbo&lt;/Author&gt;&lt;Year&gt;1990&lt;/Year&gt;&lt;RecNum&gt;18&lt;/RecNum&gt;&lt;DisplayText&gt;[15]&lt;/DisplayText&gt;&lt;record&gt;&lt;rec-number&gt;18&lt;/rec-number&gt;&lt;foreign-keys&gt;&lt;key app="EN" db-id="verpexpsbvapzrerrdnvtt52s9555xfsavz2" timestamp="1556420252"&gt;18&lt;/key&gt;&lt;/foreign-keys&gt;&lt;ref-type name="Journal Article"&gt;17&lt;/ref-type&gt;&lt;contributors&gt;&lt;authors&gt;&lt;author&gt;Pancorbo, M.&lt;/author&gt;&lt;author&gt;Anguiano, E.&lt;/author&gt;&lt;author&gt;Diaspro, A.&lt;/author&gt;&lt;author&gt;Aguilar, M.&lt;/author&gt;&lt;/authors&gt;&lt;/contributors&gt;&lt;titles&gt;&lt;title&gt;A WIENER FILTER WITH CIRCULAR-APERTURE-LIKE POINT SPREAD FUNCTION TO RESTORE SCANNING TUNNELING MICROSCOPY (STM) IMAGES&lt;/title&gt;&lt;secondary-title&gt;Pattern Recognition Letters&lt;/secondary-title&gt;&lt;/titles&gt;&lt;periodical&gt;&lt;full-title&gt;Pattern Recognition Letters&lt;/full-title&gt;&lt;/periodical&gt;&lt;pages&gt;553-556&lt;/pages&gt;&lt;volume&gt;11&lt;/volume&gt;&lt;number&gt;8&lt;/number&gt;&lt;dates&gt;&lt;year&gt;1990&lt;/year&gt;&lt;pub-dates&gt;&lt;date&gt;Aug&lt;/date&gt;&lt;/pub-dates&gt;&lt;/dates&gt;&lt;isbn&gt;0167-8655&lt;/isbn&gt;&lt;accession-num&gt;WOS:A1990DW10500006&lt;/accession-num&gt;&lt;urls&gt;&lt;related-urls&gt;&lt;url&gt;&amp;lt;Go to ISI&amp;gt;://WOS:A1990DW10500006&lt;/url&gt;&lt;/related-urls&gt;&lt;/urls&gt;&lt;electronic-resource-num&gt;10.1016/0167-8655(90)90025-w&lt;/electronic-resource-num&gt;&lt;/record&gt;&lt;/Cite&gt;&lt;/EndNote&gt;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[15]</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TV and </w:t>
      </w:r>
      <w:proofErr w:type="spellStart"/>
      <w:r w:rsidRPr="009614F8">
        <w:rPr>
          <w:rFonts w:ascii="Times New Roman" w:hAnsi="Times New Roman" w:cs="Times New Roman"/>
          <w:szCs w:val="21"/>
        </w:rPr>
        <w:t>criminisi</w:t>
      </w:r>
      <w:proofErr w:type="spellEnd"/>
      <w:r w:rsidRPr="009614F8">
        <w:rPr>
          <w:rFonts w:ascii="Times New Roman" w:hAnsi="Times New Roman" w:cs="Times New Roman"/>
          <w:szCs w:val="21"/>
        </w:rPr>
        <w:t xml:space="preserve"> algorithms</w:t>
      </w:r>
      <w:r w:rsidRPr="009614F8">
        <w:rPr>
          <w:rFonts w:ascii="Times New Roman" w:hAnsi="Times New Roman" w:cs="Times New Roman"/>
          <w:szCs w:val="21"/>
        </w:rPr>
        <w:fldChar w:fldCharType="begin"/>
      </w:r>
      <w:r w:rsidRPr="009614F8">
        <w:rPr>
          <w:rFonts w:ascii="Times New Roman" w:hAnsi="Times New Roman" w:cs="Times New Roman"/>
          <w:szCs w:val="21"/>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szCs w:val="21"/>
        </w:rPr>
        <w:fldChar w:fldCharType="separate"/>
      </w:r>
      <w:r w:rsidRPr="009614F8">
        <w:rPr>
          <w:rFonts w:ascii="Times New Roman" w:hAnsi="Times New Roman" w:cs="Times New Roman"/>
          <w:noProof/>
          <w:szCs w:val="21"/>
        </w:rPr>
        <w:t>[16]</w:t>
      </w:r>
      <w:r w:rsidRPr="009614F8">
        <w:rPr>
          <w:rFonts w:ascii="Times New Roman" w:hAnsi="Times New Roman" w:cs="Times New Roman"/>
          <w:szCs w:val="21"/>
        </w:rPr>
        <w:fldChar w:fldCharType="end"/>
      </w:r>
      <w:r w:rsidRPr="009614F8">
        <w:rPr>
          <w:rFonts w:ascii="Times New Roman" w:hAnsi="Times New Roman" w:cs="Times New Roman"/>
          <w:szCs w:val="21"/>
        </w:rPr>
        <w:t xml:space="preserve"> and so on. While all these algorithms were rely on manual classification </w:t>
      </w:r>
      <w:r w:rsidRPr="009614F8">
        <w:rPr>
          <w:rFonts w:ascii="Times New Roman" w:hAnsi="Times New Roman" w:cs="Times New Roman"/>
          <w:szCs w:val="21"/>
        </w:rPr>
        <w:lastRenderedPageBreak/>
        <w:t xml:space="preserve">and manual positioning of defects. Moreover, the complexity and time consumption can be added along with the defects amount </w:t>
      </w:r>
      <w:hyperlink r:id="rId11" w:history="1">
        <w:r w:rsidRPr="009614F8">
          <w:rPr>
            <w:rFonts w:ascii="Times New Roman" w:hAnsi="Times New Roman" w:cs="Times New Roman"/>
            <w:szCs w:val="21"/>
          </w:rPr>
          <w:t>increasement</w:t>
        </w:r>
      </w:hyperlink>
      <w:r w:rsidRPr="009614F8">
        <w:rPr>
          <w:rFonts w:ascii="Times New Roman" w:hAnsi="Times New Roman" w:cs="Times New Roman"/>
          <w:szCs w:val="21"/>
        </w:rPr>
        <w:t xml:space="preserve"> and position randomness augment. Therefore, in this study, a novel method for STM image post-processing is provided. It combines with defects classification network which using CNN and unique image processing algorithm. Using this method, STM images can be fast restored automatically by defects self-positioning and self-processing and the entire process minimize the manual intervention. </w:t>
      </w:r>
    </w:p>
    <w:bookmarkEnd w:id="0"/>
    <w:bookmarkEnd w:id="1"/>
    <w:p w:rsidR="009614F8" w:rsidRPr="009614F8" w:rsidRDefault="009614F8" w:rsidP="009614F8">
      <w:pPr>
        <w:rPr>
          <w:rFonts w:ascii="Times New Roman" w:hAnsi="Times New Roman" w:cs="Times New Roman"/>
        </w:rPr>
      </w:pPr>
      <w:r w:rsidRPr="009614F8">
        <w:rPr>
          <w:rFonts w:ascii="Times New Roman" w:hAnsi="Times New Roman" w:cs="Times New Roman"/>
        </w:rPr>
        <w:t>The rest of the paper is organized as follows. Section 2 provides the flow path and the theory of the whole automatic processing method including the classification work and the restoration work. Section 3 discusses the effectiveness of the whole processing method. Finally, section 4 summarizes the conclusions.</w:t>
      </w:r>
    </w:p>
    <w:p w:rsidR="009614F8" w:rsidRPr="009614F8" w:rsidRDefault="009614F8" w:rsidP="009614F8"/>
    <w:p w:rsidR="009614F8" w:rsidRPr="009614F8" w:rsidRDefault="009614F8" w:rsidP="009614F8">
      <w:pPr>
        <w:rPr>
          <w:rFonts w:ascii="Times New Roman" w:hAnsi="Times New Roman" w:cs="Times New Roman"/>
          <w:b/>
          <w:sz w:val="24"/>
          <w:szCs w:val="24"/>
        </w:rPr>
      </w:pPr>
      <w:r w:rsidRPr="009614F8">
        <w:rPr>
          <w:rFonts w:ascii="Times New Roman" w:hAnsi="Times New Roman" w:cs="Times New Roman"/>
          <w:b/>
          <w:sz w:val="24"/>
          <w:szCs w:val="24"/>
        </w:rPr>
        <w:t xml:space="preserve">2. </w:t>
      </w:r>
      <w:proofErr w:type="gramStart"/>
      <w:r w:rsidRPr="009614F8">
        <w:rPr>
          <w:rFonts w:ascii="Times New Roman" w:hAnsi="Times New Roman" w:cs="Times New Roman"/>
          <w:b/>
          <w:sz w:val="24"/>
          <w:szCs w:val="24"/>
        </w:rPr>
        <w:t>methods</w:t>
      </w:r>
      <w:proofErr w:type="gramEnd"/>
    </w:p>
    <w:p w:rsidR="009614F8" w:rsidRPr="009614F8" w:rsidRDefault="009614F8" w:rsidP="009614F8">
      <w:pPr>
        <w:rPr>
          <w:rFonts w:ascii="Times New Roman" w:hAnsi="Times New Roman" w:cs="Times New Roman"/>
          <w:b/>
          <w:sz w:val="24"/>
          <w:szCs w:val="24"/>
        </w:rPr>
      </w:pPr>
    </w:p>
    <w:p w:rsidR="009614F8" w:rsidRPr="009614F8" w:rsidRDefault="009614F8" w:rsidP="009614F8">
      <w:pPr>
        <w:rPr>
          <w:rFonts w:ascii="Times New Roman" w:hAnsi="Times New Roman" w:cs="Times New Roman"/>
          <w:b/>
        </w:rPr>
      </w:pPr>
      <w:r w:rsidRPr="009614F8">
        <w:rPr>
          <w:rFonts w:ascii="Times New Roman" w:hAnsi="Times New Roman" w:cs="Times New Roman"/>
          <w:b/>
        </w:rPr>
        <w:t>2.1 image processing strategy</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As observed in fig1</w:t>
      </w:r>
      <w:ins w:id="39" w:author="China" w:date="2019-06-06T09:13:00Z">
        <w:r w:rsidR="00BB667B">
          <w:rPr>
            <w:rFonts w:ascii="Times New Roman" w:hAnsi="Times New Roman" w:cs="Times New Roman" w:hint="eastAsia"/>
          </w:rPr>
          <w:t xml:space="preserve"> (Fig. 1 or Figure 1)</w:t>
        </w:r>
      </w:ins>
      <w:r w:rsidRPr="009614F8">
        <w:rPr>
          <w:rFonts w:ascii="Times New Roman" w:hAnsi="Times New Roman" w:cs="Times New Roman"/>
        </w:rPr>
        <w:t xml:space="preserve">, each defect has its unique feature which </w:t>
      </w:r>
      <w:r w:rsidRPr="0033792B">
        <w:rPr>
          <w:rFonts w:ascii="Times New Roman" w:hAnsi="Times New Roman" w:cs="Times New Roman"/>
          <w:color w:val="FF0000"/>
          <w:rPrChange w:id="40" w:author="China" w:date="2019-06-06T10:22:00Z">
            <w:rPr>
              <w:rFonts w:ascii="Times New Roman" w:hAnsi="Times New Roman" w:cs="Times New Roman"/>
            </w:rPr>
          </w:rPrChange>
        </w:rPr>
        <w:t>has nothing to do</w:t>
      </w:r>
      <w:ins w:id="41" w:author="China" w:date="2019-06-06T10:22:00Z">
        <w:r w:rsidR="0033792B">
          <w:rPr>
            <w:rFonts w:ascii="Times New Roman" w:hAnsi="Times New Roman" w:cs="Times New Roman" w:hint="eastAsia"/>
            <w:color w:val="FF0000"/>
          </w:rPr>
          <w:t xml:space="preserve"> </w:t>
        </w:r>
        <w:r w:rsidR="0033792B">
          <w:rPr>
            <w:rFonts w:ascii="Times New Roman" w:hAnsi="Times New Roman" w:cs="Times New Roman" w:hint="eastAsia"/>
          </w:rPr>
          <w:t>(</w:t>
        </w:r>
        <w:r w:rsidR="0033792B">
          <w:rPr>
            <w:rFonts w:ascii="Times New Roman" w:hAnsi="Times New Roman" w:cs="Times New Roman" w:hint="eastAsia"/>
          </w:rPr>
          <w:t>有点口语化，换个词</w:t>
        </w:r>
        <w:r w:rsidR="0033792B">
          <w:rPr>
            <w:rFonts w:ascii="Times New Roman" w:hAnsi="Times New Roman" w:cs="Times New Roman" w:hint="eastAsia"/>
          </w:rPr>
          <w:t>)</w:t>
        </w:r>
      </w:ins>
      <w:r w:rsidRPr="009614F8">
        <w:rPr>
          <w:rFonts w:ascii="Times New Roman" w:hAnsi="Times New Roman" w:cs="Times New Roman"/>
        </w:rPr>
        <w:t xml:space="preserve"> with the morphology presented. The valid restoration methods become diverse because of the specificity of each defect which makes distinguishing defect separate necessary. Furthermore, on account of the independence between defect features and the content presented, classifying defects by computer without manual works are possible. Therefore, the central idea of the developed algorithm consists of two </w:t>
      </w:r>
      <w:proofErr w:type="gramStart"/>
      <w:r w:rsidRPr="009614F8">
        <w:rPr>
          <w:rFonts w:ascii="Times New Roman" w:hAnsi="Times New Roman" w:cs="Times New Roman"/>
        </w:rPr>
        <w:t>parts:</w:t>
      </w:r>
      <w:proofErr w:type="gramEnd"/>
      <w:r w:rsidRPr="009614F8">
        <w:rPr>
          <w:rFonts w:ascii="Times New Roman" w:hAnsi="Times New Roman" w:cs="Times New Roman"/>
        </w:rPr>
        <w:t>(1) classifying defects and marking all defect types</w:t>
      </w:r>
      <w:del w:id="42" w:author="China" w:date="2019-06-06T10:24:00Z">
        <w:r w:rsidRPr="009614F8" w:rsidDel="0033792B">
          <w:rPr>
            <w:rFonts w:ascii="Times New Roman" w:hAnsi="Times New Roman" w:cs="Times New Roman"/>
          </w:rPr>
          <w:delText xml:space="preserve"> that one image to be processed may have</w:delText>
        </w:r>
      </w:del>
      <w:r w:rsidRPr="009614F8">
        <w:rPr>
          <w:rFonts w:ascii="Times New Roman" w:hAnsi="Times New Roman" w:cs="Times New Roman"/>
        </w:rPr>
        <w:t xml:space="preserve">. (2) </w:t>
      </w:r>
      <w:proofErr w:type="gramStart"/>
      <w:r w:rsidRPr="009614F8">
        <w:rPr>
          <w:rFonts w:ascii="Times New Roman" w:hAnsi="Times New Roman" w:cs="Times New Roman"/>
        </w:rPr>
        <w:t>self-positioning</w:t>
      </w:r>
      <w:proofErr w:type="gramEnd"/>
      <w:r w:rsidRPr="009614F8">
        <w:rPr>
          <w:rFonts w:ascii="Times New Roman" w:hAnsi="Times New Roman" w:cs="Times New Roman"/>
        </w:rPr>
        <w:t xml:space="preserve"> and self-processing of each marked defect type by different means according to appointed priority. The flowchart of the developed algorithm is shown in Figure 2, and the various detailed steps involved in the algorithm are discussed in subsequent chapters.</w:t>
      </w:r>
    </w:p>
    <w:p w:rsidR="009614F8" w:rsidRPr="009614F8" w:rsidRDefault="009614F8" w:rsidP="009614F8">
      <w:pPr>
        <w:ind w:firstLineChars="200" w:firstLine="420"/>
        <w:rPr>
          <w:rFonts w:ascii="Times New Roman" w:hAnsi="Times New Roman" w:cs="Times New Roman"/>
        </w:rPr>
      </w:pPr>
    </w:p>
    <w:bookmarkStart w:id="43" w:name="OLE_LINK9"/>
    <w:bookmarkStart w:id="44" w:name="OLE_LINK10"/>
    <w:p w:rsidR="009614F8" w:rsidRPr="009614F8" w:rsidRDefault="009614F8" w:rsidP="009614F8">
      <w:pPr>
        <w:keepNext/>
      </w:pPr>
      <w:r w:rsidRPr="009614F8">
        <w:object w:dxaOrig="14716"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43pt" o:ole="">
            <v:imagedata r:id="rId12" o:title=""/>
          </v:shape>
          <o:OLEObject Type="Embed" ProgID="Visio.Drawing.15" ShapeID="_x0000_i1025" DrawAspect="Content" ObjectID="_1621665989" r:id="rId13"/>
        </w:object>
      </w:r>
      <w:bookmarkEnd w:id="43"/>
      <w:bookmarkEnd w:id="44"/>
    </w:p>
    <w:p w:rsidR="009614F8" w:rsidRPr="009614F8" w:rsidRDefault="009614F8" w:rsidP="009614F8">
      <w:pPr>
        <w:rPr>
          <w:rFonts w:ascii="Times New Roman" w:eastAsia="黑体" w:hAnsi="Times New Roman" w:cs="Times New Roman"/>
          <w:szCs w:val="21"/>
        </w:rPr>
      </w:pPr>
      <w:r w:rsidRPr="009614F8">
        <w:rPr>
          <w:rFonts w:ascii="Times New Roman" w:eastAsia="黑体" w:hAnsi="Times New Roman" w:cs="Times New Roman"/>
          <w:szCs w:val="21"/>
        </w:rPr>
        <w:t xml:space="preserve">Figure </w:t>
      </w:r>
      <w:r w:rsidRPr="009614F8">
        <w:rPr>
          <w:rFonts w:ascii="Times New Roman" w:eastAsia="黑体" w:hAnsi="Times New Roman" w:cs="Times New Roman"/>
          <w:szCs w:val="21"/>
        </w:rPr>
        <w:fldChar w:fldCharType="begin"/>
      </w:r>
      <w:r w:rsidRPr="009614F8">
        <w:rPr>
          <w:rFonts w:ascii="Times New Roman" w:eastAsia="黑体" w:hAnsi="Times New Roman" w:cs="Times New Roman"/>
          <w:szCs w:val="21"/>
        </w:rPr>
        <w:instrText xml:space="preserve"> SEQ Figure \* ARABIC </w:instrText>
      </w:r>
      <w:r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2</w:t>
      </w:r>
      <w:r w:rsidRPr="009614F8">
        <w:rPr>
          <w:rFonts w:ascii="Times New Roman" w:eastAsia="黑体" w:hAnsi="Times New Roman" w:cs="Times New Roman"/>
          <w:szCs w:val="21"/>
        </w:rPr>
        <w:fldChar w:fldCharType="end"/>
      </w:r>
      <w:r w:rsidRPr="009614F8">
        <w:rPr>
          <w:rFonts w:ascii="Times New Roman" w:eastAsia="黑体" w:hAnsi="Times New Roman" w:cs="Times New Roman"/>
          <w:szCs w:val="21"/>
        </w:rPr>
        <w:t xml:space="preserve"> Flowchart showing the whole provided </w:t>
      </w:r>
      <w:del w:id="45" w:author="China" w:date="2019-06-06T10:24:00Z">
        <w:r w:rsidRPr="009614F8" w:rsidDel="0033792B">
          <w:rPr>
            <w:rFonts w:ascii="Times New Roman" w:eastAsia="黑体" w:hAnsi="Times New Roman" w:cs="Times New Roman"/>
            <w:szCs w:val="21"/>
          </w:rPr>
          <w:delText>novel</w:delText>
        </w:r>
      </w:del>
      <w:ins w:id="46" w:author="China" w:date="2019-06-06T10:24:00Z">
        <w:r w:rsidR="0033792B">
          <w:rPr>
            <w:rFonts w:ascii="Times New Roman" w:eastAsia="黑体" w:hAnsi="Times New Roman" w:cs="Times New Roman" w:hint="eastAsia"/>
            <w:szCs w:val="21"/>
          </w:rPr>
          <w:t>（少用，审稿人现在有点反感这个词）</w:t>
        </w:r>
      </w:ins>
      <w:del w:id="47" w:author="China" w:date="2019-06-06T10:24:00Z">
        <w:r w:rsidRPr="009614F8" w:rsidDel="0033792B">
          <w:rPr>
            <w:rFonts w:ascii="Times New Roman" w:eastAsia="黑体" w:hAnsi="Times New Roman" w:cs="Times New Roman"/>
            <w:szCs w:val="21"/>
          </w:rPr>
          <w:delText xml:space="preserve"> </w:delText>
        </w:r>
      </w:del>
      <w:r w:rsidRPr="009614F8">
        <w:rPr>
          <w:rFonts w:ascii="Times New Roman" w:eastAsia="黑体" w:hAnsi="Times New Roman" w:cs="Times New Roman"/>
          <w:szCs w:val="21"/>
        </w:rPr>
        <w:t>processing method</w:t>
      </w:r>
      <w:r w:rsidRPr="009614F8">
        <w:rPr>
          <w:rFonts w:ascii="Times New Roman" w:eastAsia="黑体" w:hAnsi="Times New Roman" w:cs="Times New Roman" w:hint="eastAsia"/>
          <w:szCs w:val="21"/>
        </w:rPr>
        <w:t xml:space="preserve">. </w:t>
      </w:r>
      <w:r w:rsidRPr="009614F8">
        <w:rPr>
          <w:rFonts w:ascii="Times New Roman" w:eastAsia="黑体" w:hAnsi="Times New Roman" w:cs="Times New Roman"/>
          <w:szCs w:val="21"/>
        </w:rPr>
        <w:t>The left part is the flow of the defects classification and marking</w:t>
      </w:r>
      <w:r w:rsidRPr="009614F8">
        <w:rPr>
          <w:rFonts w:ascii="Times New Roman" w:eastAsia="黑体" w:hAnsi="Times New Roman" w:cs="Times New Roman" w:hint="eastAsia"/>
          <w:szCs w:val="21"/>
        </w:rPr>
        <w:t>,</w:t>
      </w:r>
      <w:r w:rsidRPr="009614F8">
        <w:rPr>
          <w:rFonts w:ascii="Times New Roman" w:eastAsia="黑体" w:hAnsi="Times New Roman" w:cs="Times New Roman"/>
          <w:szCs w:val="21"/>
        </w:rPr>
        <w:t xml:space="preserve"> the right part shows the details of the restoration of each kind of defects.</w:t>
      </w:r>
      <w:ins w:id="48" w:author="China" w:date="2019-06-06T10:26:00Z">
        <w:r w:rsidR="0033792B">
          <w:rPr>
            <w:rFonts w:ascii="Times New Roman" w:eastAsia="黑体" w:hAnsi="Times New Roman" w:cs="Times New Roman" w:hint="eastAsia"/>
            <w:szCs w:val="21"/>
          </w:rPr>
          <w:t xml:space="preserve"> </w:t>
        </w:r>
        <w:r w:rsidR="0033792B" w:rsidRPr="009614F8">
          <w:rPr>
            <w:rFonts w:ascii="Times New Roman" w:eastAsia="黑体" w:hAnsi="Times New Roman" w:cs="Times New Roman"/>
            <w:szCs w:val="21"/>
          </w:rPr>
          <w:t>Classification</w:t>
        </w:r>
        <w:r w:rsidR="0033792B">
          <w:rPr>
            <w:rFonts w:ascii="Times New Roman" w:eastAsia="黑体" w:hAnsi="Times New Roman" w:cs="Times New Roman"/>
            <w:szCs w:val="21"/>
          </w:rPr>
          <w:t>的方法在图中标一下</w:t>
        </w:r>
      </w:ins>
    </w:p>
    <w:p w:rsidR="009614F8" w:rsidRPr="009614F8" w:rsidRDefault="009614F8" w:rsidP="009614F8"/>
    <w:p w:rsidR="009614F8" w:rsidRPr="009614F8" w:rsidRDefault="009614F8" w:rsidP="009614F8">
      <w:pPr>
        <w:rPr>
          <w:rFonts w:ascii="Times New Roman" w:hAnsi="Times New Roman" w:cs="Times New Roman"/>
          <w:b/>
          <w:szCs w:val="24"/>
        </w:rPr>
      </w:pPr>
      <w:proofErr w:type="gramStart"/>
      <w:r w:rsidRPr="009614F8">
        <w:rPr>
          <w:rFonts w:ascii="Times New Roman" w:hAnsi="Times New Roman" w:cs="Times New Roman"/>
          <w:b/>
          <w:szCs w:val="24"/>
        </w:rPr>
        <w:t>2.</w:t>
      </w:r>
      <w:proofErr w:type="gramEnd"/>
      <w:del w:id="49" w:author="China" w:date="2019-06-06T10:27:00Z">
        <w:r w:rsidRPr="009614F8" w:rsidDel="0033792B">
          <w:rPr>
            <w:rFonts w:ascii="Times New Roman" w:hAnsi="Times New Roman" w:cs="Times New Roman"/>
            <w:b/>
            <w:szCs w:val="24"/>
          </w:rPr>
          <w:delText xml:space="preserve">3 </w:delText>
        </w:r>
      </w:del>
      <w:ins w:id="50" w:author="China" w:date="2019-06-06T10:27:00Z">
        <w:r w:rsidR="0033792B">
          <w:rPr>
            <w:rFonts w:ascii="Times New Roman" w:hAnsi="Times New Roman" w:cs="Times New Roman" w:hint="eastAsia"/>
            <w:b/>
            <w:szCs w:val="24"/>
          </w:rPr>
          <w:t>2</w:t>
        </w:r>
        <w:r w:rsidR="0033792B" w:rsidRPr="009614F8">
          <w:rPr>
            <w:rFonts w:ascii="Times New Roman" w:hAnsi="Times New Roman" w:cs="Times New Roman"/>
            <w:b/>
            <w:szCs w:val="24"/>
          </w:rPr>
          <w:t xml:space="preserve"> </w:t>
        </w:r>
      </w:ins>
      <w:r w:rsidRPr="009614F8">
        <w:rPr>
          <w:rFonts w:ascii="Times New Roman" w:hAnsi="Times New Roman" w:cs="Times New Roman"/>
          <w:b/>
          <w:szCs w:val="24"/>
        </w:rPr>
        <w:t>defects classification and marking</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A STM image may contain </w:t>
      </w:r>
      <w:proofErr w:type="gramStart"/>
      <w:r w:rsidRPr="009614F8">
        <w:rPr>
          <w:rFonts w:ascii="Times New Roman" w:hAnsi="Times New Roman" w:cs="Times New Roman"/>
        </w:rPr>
        <w:t>more than one type defects which makes</w:t>
      </w:r>
      <w:proofErr w:type="gramEnd"/>
      <w:r w:rsidRPr="009614F8">
        <w:rPr>
          <w:rFonts w:ascii="Times New Roman" w:hAnsi="Times New Roman" w:cs="Times New Roman"/>
        </w:rPr>
        <w:t xml:space="preserve"> defects recognizing a multi-label learning problem. The key challenge of multi-label learning problems is the large size of output space. As the types of label increases, the size of label sets grows exponentially</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&lt;EndNote&gt;&lt;Cite&gt;&lt;Author&gt;Zhang&lt;/Author&gt;&lt;Year&gt;2014&lt;/Year&gt;&lt;RecNum&gt;28&lt;/RecNum&gt;&lt;DisplayText&gt;[17]&lt;/DisplayText&gt;&lt;record&gt;&lt;rec-number&gt;28&lt;/rec-number&gt;&lt;foreign-keys&gt;&lt;key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[17]</w:t>
      </w:r>
      <w:r w:rsidRPr="009614F8">
        <w:rPr>
          <w:rFonts w:ascii="Times New Roman" w:hAnsi="Times New Roman" w:cs="Times New Roman"/>
        </w:rPr>
        <w:fldChar w:fldCharType="end"/>
      </w:r>
      <w:r w:rsidRPr="009614F8">
        <w:rPr>
          <w:rFonts w:ascii="Times New Roman" w:hAnsi="Times New Roman" w:cs="Times New Roman"/>
        </w:rPr>
        <w:t>. Thus, a solving method called cross-training which transform the defects classification problem into three independent binary classification problems is to be used</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&lt;EndNote&gt;&lt;Cite&gt;&lt;Author&gt;Boutell&lt;/Author&gt;&lt;Year&gt;2004&lt;/Year&gt;&lt;RecNum&gt;27&lt;/RecNum&gt;&lt;DisplayText&gt;[18]&lt;/DisplayText&gt;&lt;record&gt;&lt;rec-number&gt;27&lt;/rec-number&gt;&lt;foreign-keys&gt;&lt;key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[18]</w:t>
      </w:r>
      <w:r w:rsidRPr="009614F8">
        <w:rPr>
          <w:rFonts w:ascii="Times New Roman" w:hAnsi="Times New Roman" w:cs="Times New Roman"/>
        </w:rPr>
        <w:fldChar w:fldCharType="end"/>
      </w:r>
      <w:r w:rsidRPr="009614F8">
        <w:rPr>
          <w:rFonts w:ascii="Times New Roman" w:hAnsi="Times New Roman" w:cs="Times New Roman"/>
        </w:rPr>
        <w:t>. Because of the irrelevance between the different defect labels on each image, the coexistence of other labels can be ignored when training one label</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&lt;EndNote&gt;&lt;Cite&gt;&lt;Author&gt;Zhang&lt;/Author&gt;&lt;Year&gt;2007&lt;/Year&gt;&lt;RecNum&gt;31&lt;/RecNum&gt;&lt;DisplayText&gt;[19]&lt;/DisplayText&gt;&lt;record&gt;&lt;rec-number&gt;31&lt;/rec-number&gt;&lt;foreign-keys&gt;&lt;key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[19]</w:t>
      </w:r>
      <w:r w:rsidRPr="009614F8">
        <w:rPr>
          <w:rFonts w:ascii="Times New Roman" w:hAnsi="Times New Roman" w:cs="Times New Roman"/>
        </w:rPr>
        <w:fldChar w:fldCharType="end"/>
      </w:r>
      <w:r w:rsidRPr="009614F8">
        <w:rPr>
          <w:rFonts w:ascii="Times New Roman" w:hAnsi="Times New Roman" w:cs="Times New Roman"/>
        </w:rPr>
        <w:t xml:space="preserve">. Then, how to set up and train the unique classification network for the three defects </w:t>
      </w:r>
      <w:proofErr w:type="gramStart"/>
      <w:r w:rsidRPr="009614F8">
        <w:rPr>
          <w:rFonts w:ascii="Times New Roman" w:hAnsi="Times New Roman" w:cs="Times New Roman"/>
        </w:rPr>
        <w:t>become</w:t>
      </w:r>
      <w:proofErr w:type="gramEnd"/>
      <w:r w:rsidRPr="009614F8">
        <w:rPr>
          <w:rFonts w:ascii="Times New Roman" w:hAnsi="Times New Roman" w:cs="Times New Roman"/>
        </w:rPr>
        <w:t xml:space="preserve"> the core problem.</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On account of the difficulty in features extraction  traditional supervised machine-based learning methods, such as k-NN, SVM, need some extraction techniques (e.g., SIFT, HOG, GIST)</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&lt;EndNote&gt;&lt;Cite&gt;&lt;Author&gt;Zhang&lt;/Author&gt;&lt;Year&gt;2018&lt;/Year&gt;&lt;RecNum&gt;33&lt;/RecNum&gt;&lt;DisplayText&gt;[20]&lt;/DisplayText&gt;&lt;record&gt;&lt;rec-number&gt;33&lt;/rec-number&gt;&lt;foreign-keys&gt;&lt;key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[20]</w:t>
      </w:r>
      <w:r w:rsidRPr="009614F8">
        <w:rPr>
          <w:rFonts w:ascii="Times New Roman" w:hAnsi="Times New Roman" w:cs="Times New Roman"/>
        </w:rPr>
        <w:fldChar w:fldCharType="end"/>
      </w:r>
      <w:r w:rsidRPr="009614F8">
        <w:rPr>
          <w:rFonts w:ascii="Times New Roman" w:hAnsi="Times New Roman" w:cs="Times New Roman"/>
        </w:rPr>
        <w:t xml:space="preserve">. Hence, the convolutional neural network (CNN) which can extract features automatically and does not need hand designed features </w: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Pr="009614F8">
        <w:rPr>
          <w:rFonts w:ascii="Times New Roman" w:hAnsi="Times New Roman" w:cs="Times New Roman"/>
        </w:rPr>
        <w:instrText xml:space="preserve"> ADDIN EN.CITE </w:instrText>
      </w:r>
      <w:r w:rsidRPr="009614F8">
        <w:rPr>
          <w:rFonts w:ascii="Times New Roman" w:hAnsi="Times New Roman" w:cs="Times New Roman"/>
        </w:rPr>
        <w:fldChar w:fldCharType="begin">
          <w:fldData xml:space="preserve">PEVuZE5vdGU+PENpdGU+PEF1dGhvcj5MaXU8L0F1dGhvcj48WWVhcj4yMDE5PC9ZZWFyPjxSZWNO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</w:fldData>
        </w:fldChar>
      </w:r>
      <w:r w:rsidRPr="009614F8">
        <w:rPr>
          <w:rFonts w:ascii="Times New Roman" w:hAnsi="Times New Roman" w:cs="Times New Roman"/>
        </w:rPr>
        <w:instrText xml:space="preserve"> ADDIN EN.CITE.DATA </w:instrText>
      </w:r>
      <w:r w:rsidRPr="009614F8">
        <w:rPr>
          <w:rFonts w:ascii="Times New Roman" w:hAnsi="Times New Roman" w:cs="Times New Roman"/>
        </w:rPr>
      </w:r>
      <w:r w:rsidRPr="009614F8">
        <w:rPr>
          <w:rFonts w:ascii="Times New Roman" w:hAnsi="Times New Roman" w:cs="Times New Roman"/>
        </w:rPr>
        <w:fldChar w:fldCharType="end"/>
      </w:r>
      <w:r w:rsidRPr="009614F8">
        <w:rPr>
          <w:rFonts w:ascii="Times New Roman" w:hAnsi="Times New Roman" w:cs="Times New Roman"/>
        </w:rPr>
      </w:r>
      <w:r w:rsidRPr="009614F8">
        <w:rPr>
          <w:rFonts w:ascii="Times New Roman" w:hAnsi="Times New Roman" w:cs="Times New Roman"/>
        </w:rPr>
        <w:fldChar w:fldCharType="separate"/>
      </w:r>
      <w:r w:rsidRPr="009614F8">
        <w:rPr>
          <w:rFonts w:ascii="Times New Roman" w:hAnsi="Times New Roman" w:cs="Times New Roman"/>
          <w:noProof/>
        </w:rPr>
        <w:t>[21]</w:t>
      </w:r>
      <w:r w:rsidRPr="009614F8">
        <w:rPr>
          <w:rFonts w:ascii="Times New Roman" w:hAnsi="Times New Roman" w:cs="Times New Roman"/>
        </w:rPr>
        <w:fldChar w:fldCharType="end"/>
      </w:r>
      <w:r w:rsidRPr="009614F8">
        <w:rPr>
          <w:rFonts w:ascii="Times New Roman" w:hAnsi="Times New Roman" w:cs="Times New Roman"/>
        </w:rPr>
        <w:t xml:space="preserve"> is be chosen. The base structure of the proposed CNN network contains 5 convolution layers and 2 fully connected layers as Figure 3 presented. The detailed parameters are different according to the diverse features the three defects have.</w:t>
      </w:r>
    </w:p>
    <w:p w:rsidR="009614F8" w:rsidRPr="009614F8" w:rsidRDefault="009614F8" w:rsidP="009614F8">
      <w:pPr>
        <w:ind w:firstLineChars="200" w:firstLine="420"/>
        <w:rPr>
          <w:rFonts w:ascii="Times New Roman" w:hAnsi="Times New Roman" w:cs="Times New Roman"/>
        </w:rPr>
      </w:pPr>
    </w:p>
    <w:p w:rsidR="009614F8" w:rsidRPr="009614F8" w:rsidRDefault="009614F8" w:rsidP="009614F8">
      <w:pPr>
        <w:keepNext/>
        <w:ind w:firstLineChars="200" w:firstLine="420"/>
      </w:pPr>
      <w:r w:rsidRPr="009614F8">
        <w:rPr>
          <w:noProof/>
        </w:rPr>
        <w:drawing>
          <wp:inline distT="0" distB="0" distL="0" distR="0" wp14:anchorId="6BA782EF" wp14:editId="1456F06E">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rsidR="009614F8" w:rsidRPr="009614F8" w:rsidRDefault="009614F8" w:rsidP="009614F8">
      <w:pPr>
        <w:rPr>
          <w:rFonts w:asciiTheme="majorHAnsi" w:eastAsia="黑体" w:hAnsiTheme="majorHAnsi" w:cstheme="majorBidi"/>
          <w:sz w:val="20"/>
          <w:szCs w:val="20"/>
        </w:rPr>
      </w:pPr>
      <w:r w:rsidRPr="009614F8">
        <w:rPr>
          <w:rFonts w:ascii="Times New Roman" w:eastAsia="黑体" w:hAnsi="Times New Roman" w:cs="Times New Roman"/>
          <w:szCs w:val="21"/>
        </w:rPr>
        <w:t xml:space="preserve">Figure </w:t>
      </w:r>
      <w:r w:rsidRPr="009614F8">
        <w:rPr>
          <w:rFonts w:ascii="Times New Roman" w:eastAsia="黑体" w:hAnsi="Times New Roman" w:cs="Times New Roman"/>
          <w:szCs w:val="21"/>
        </w:rPr>
        <w:fldChar w:fldCharType="begin"/>
      </w:r>
      <w:r w:rsidRPr="009614F8">
        <w:rPr>
          <w:rFonts w:ascii="Times New Roman" w:eastAsia="黑体" w:hAnsi="Times New Roman" w:cs="Times New Roman"/>
          <w:szCs w:val="21"/>
        </w:rPr>
        <w:instrText xml:space="preserve"> SEQ Figure \* ARABIC </w:instrText>
      </w:r>
      <w:r w:rsidRPr="009614F8">
        <w:rPr>
          <w:rFonts w:ascii="Times New Roman" w:eastAsia="黑体" w:hAnsi="Times New Roman" w:cs="Times New Roman"/>
          <w:szCs w:val="21"/>
        </w:rPr>
        <w:fldChar w:fldCharType="separate"/>
      </w:r>
      <w:r w:rsidR="00A569ED">
        <w:rPr>
          <w:rFonts w:ascii="Times New Roman" w:eastAsia="黑体" w:hAnsi="Times New Roman" w:cs="Times New Roman"/>
          <w:noProof/>
          <w:szCs w:val="21"/>
        </w:rPr>
        <w:t>3</w:t>
      </w:r>
      <w:r w:rsidRPr="009614F8">
        <w:rPr>
          <w:rFonts w:ascii="Times New Roman" w:eastAsia="黑体" w:hAnsi="Times New Roman" w:cs="Times New Roman"/>
          <w:szCs w:val="21"/>
        </w:rPr>
        <w:fldChar w:fldCharType="end"/>
      </w:r>
      <w:r w:rsidRPr="009614F8">
        <w:rPr>
          <w:rFonts w:ascii="Times New Roman" w:eastAsia="黑体" w:hAnsi="Times New Roman" w:cs="Times New Roman"/>
          <w:szCs w:val="21"/>
        </w:rPr>
        <w:t xml:space="preserve">:  The base structure of proposed CNN binary </w:t>
      </w:r>
      <w:proofErr w:type="gramStart"/>
      <w:r w:rsidRPr="009614F8">
        <w:rPr>
          <w:rFonts w:ascii="Times New Roman" w:eastAsia="黑体" w:hAnsi="Times New Roman" w:cs="Times New Roman"/>
          <w:szCs w:val="21"/>
        </w:rPr>
        <w:t>network(</w:t>
      </w:r>
      <w:proofErr w:type="gramEnd"/>
      <w:r w:rsidRPr="009614F8">
        <w:rPr>
          <w:rFonts w:ascii="Times New Roman" w:eastAsia="黑体" w:hAnsi="Times New Roman" w:cs="Times New Roman"/>
          <w:szCs w:val="21"/>
        </w:rPr>
        <w:t>conv represent the convolution layer, fc represent the connection layer). The detailed parameters are presented in the figure:</w:t>
      </w:r>
      <w:r w:rsidRPr="009614F8">
        <w:rPr>
          <w:rFonts w:asciiTheme="majorHAnsi" w:eastAsia="黑体" w:hAnsiTheme="majorHAnsi" w:cstheme="majorBidi"/>
          <w:szCs w:val="21"/>
        </w:rPr>
        <w:t xml:space="preserve"> </w:t>
      </w:r>
      <w:r w:rsidRPr="009614F8">
        <w:rPr>
          <w:rFonts w:ascii="Times New Roman" w:eastAsia="黑体" w:hAnsi="Times New Roman" w:cs="Times New Roman"/>
          <w:szCs w:val="21"/>
        </w:rPr>
        <w:object w:dxaOrig="135" w:dyaOrig="135">
          <v:shape id="_x0000_i1026" type="#_x0000_t75" style="width:7.5pt;height:7.5pt" o:ole="">
            <v:imagedata r:id="rId15" o:title=""/>
          </v:shape>
          <o:OLEObject Type="Embed" ProgID="Visio.Drawing.15" ShapeID="_x0000_i1026" DrawAspect="Content" ObjectID="_1621665990" r:id="rId16"/>
        </w:object>
      </w:r>
      <w:r w:rsidRPr="009614F8">
        <w:rPr>
          <w:rFonts w:ascii="Times New Roman" w:eastAsia="黑体" w:hAnsi="Times New Roman" w:cs="Times New Roman"/>
          <w:szCs w:val="21"/>
        </w:rPr>
        <w:t xml:space="preserve"> represent the concrete parameters of the periodic noise binary network, </w:t>
      </w:r>
      <w:r w:rsidRPr="009614F8">
        <w:rPr>
          <w:rFonts w:ascii="Times New Roman" w:eastAsia="黑体" w:hAnsi="Times New Roman" w:cs="Times New Roman"/>
          <w:szCs w:val="21"/>
        </w:rPr>
        <w:object w:dxaOrig="135" w:dyaOrig="135">
          <v:shape id="_x0000_i1027" type="#_x0000_t75" style="width:7.5pt;height:7.5pt" o:ole="">
            <v:imagedata r:id="rId17" o:title=""/>
          </v:shape>
          <o:OLEObject Type="Embed" ProgID="Visio.Drawing.15" ShapeID="_x0000_i1027" DrawAspect="Content" ObjectID="_1621665991" r:id="rId18"/>
        </w:object>
      </w:r>
      <w:r w:rsidRPr="009614F8">
        <w:rPr>
          <w:rFonts w:ascii="Times New Roman" w:eastAsia="黑体" w:hAnsi="Times New Roman" w:cs="Times New Roman"/>
          <w:szCs w:val="21"/>
        </w:rPr>
        <w:t xml:space="preserve"> represent the concrete parameters of the long stripe binary network, </w:t>
      </w:r>
      <w:r w:rsidRPr="009614F8">
        <w:rPr>
          <w:rFonts w:ascii="Times New Roman" w:eastAsia="黑体" w:hAnsi="Times New Roman" w:cs="Times New Roman"/>
          <w:szCs w:val="21"/>
        </w:rPr>
        <w:object w:dxaOrig="135" w:dyaOrig="135">
          <v:shape id="_x0000_i1028" type="#_x0000_t75" style="width:7.5pt;height:7.5pt" o:ole="">
            <v:imagedata r:id="rId19" o:title=""/>
          </v:shape>
          <o:OLEObject Type="Embed" ProgID="Visio.Drawing.15" ShapeID="_x0000_i1028" DrawAspect="Content" ObjectID="_1621665992" r:id="rId20"/>
        </w:object>
      </w:r>
      <w:r w:rsidRPr="009614F8">
        <w:rPr>
          <w:rFonts w:ascii="Times New Roman" w:eastAsia="黑体" w:hAnsi="Times New Roman" w:cs="Times New Roman"/>
          <w:szCs w:val="21"/>
        </w:rPr>
        <w:t xml:space="preserve"> </w:t>
      </w:r>
      <w:proofErr w:type="gramStart"/>
      <w:r w:rsidRPr="009614F8">
        <w:rPr>
          <w:rFonts w:ascii="Times New Roman" w:eastAsia="黑体" w:hAnsi="Times New Roman" w:cs="Times New Roman"/>
          <w:szCs w:val="21"/>
        </w:rPr>
        <w:t>represent</w:t>
      </w:r>
      <w:proofErr w:type="gramEnd"/>
      <w:r w:rsidRPr="009614F8">
        <w:rPr>
          <w:rFonts w:ascii="Times New Roman" w:eastAsia="黑体" w:hAnsi="Times New Roman" w:cs="Times New Roman"/>
          <w:szCs w:val="21"/>
        </w:rPr>
        <w:t xml:space="preserve"> the concrete parameters of the short stripe binary network. Expect for the conv1, each convolution layer is combined with a max-pooling layer. Expect for the output layer which activated by Sigmoid function, the result of each layer is activated by </w:t>
      </w:r>
      <w:proofErr w:type="spellStart"/>
      <w:r w:rsidRPr="009614F8">
        <w:rPr>
          <w:rFonts w:ascii="Times New Roman" w:eastAsia="黑体" w:hAnsi="Times New Roman" w:cs="Times New Roman"/>
          <w:szCs w:val="21"/>
        </w:rPr>
        <w:t>Relu</w:t>
      </w:r>
      <w:proofErr w:type="spellEnd"/>
      <w:r w:rsidRPr="009614F8">
        <w:rPr>
          <w:rFonts w:ascii="Times New Roman" w:eastAsia="黑体" w:hAnsi="Times New Roman" w:cs="Times New Roman"/>
          <w:szCs w:val="21"/>
        </w:rPr>
        <w:t>.</w:t>
      </w:r>
    </w:p>
    <w:p w:rsidR="009614F8" w:rsidRPr="009614F8" w:rsidRDefault="009614F8" w:rsidP="009614F8"/>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51" w:author="China" w:date="2019-06-06T10:27:00Z">
        <w:r w:rsidRPr="009614F8" w:rsidDel="0033792B">
          <w:rPr>
            <w:rFonts w:ascii="Times New Roman" w:hAnsi="Times New Roman" w:cs="Times New Roman"/>
            <w:b/>
          </w:rPr>
          <w:delText>3</w:delText>
        </w:r>
      </w:del>
      <w:ins w:id="52" w:author="China" w:date="2019-06-06T10:27:00Z">
        <w:r w:rsidR="0033792B">
          <w:rPr>
            <w:rFonts w:ascii="Times New Roman" w:hAnsi="Times New Roman" w:cs="Times New Roman" w:hint="eastAsia"/>
            <w:b/>
          </w:rPr>
          <w:t>2</w:t>
        </w:r>
      </w:ins>
      <w:r w:rsidRPr="009614F8">
        <w:rPr>
          <w:rFonts w:ascii="Times New Roman" w:hAnsi="Times New Roman" w:cs="Times New Roman"/>
          <w:b/>
        </w:rPr>
        <w:t>.1 periodic noise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CNN is a deep neural network which structure contains input layer, hidden layers, output layer. The hidden layers mainly include convolution layers, pooling layers and full connected layers. The size of pending STM image is 256*256*3. So the input layer shape is (256</w:t>
      </w:r>
      <w:proofErr w:type="gramStart"/>
      <w:r w:rsidRPr="009614F8">
        <w:rPr>
          <w:rFonts w:ascii="Times New Roman" w:hAnsi="Times New Roman" w:cs="Times New Roman"/>
        </w:rPr>
        <w:t>,256,3</w:t>
      </w:r>
      <w:proofErr w:type="gramEnd"/>
      <w:r w:rsidRPr="009614F8">
        <w:rPr>
          <w:rFonts w:ascii="Times New Roman" w:hAnsi="Times New Roman" w:cs="Times New Roman"/>
        </w:rPr>
        <w:t xml:space="preserve">). The hidden layer of the network consists of 5 convolution layers and each layer flowed with a pooling layer. Although the periodic noise is global noise, the features of it are weak relative to the diverse background morphologies. So the kernel size of each five convolution layers are set to 3*3 to ensure the effect that features of periodic noise can be learned by the network. All stride of each </w:t>
      </w:r>
      <w:r w:rsidRPr="009614F8">
        <w:rPr>
          <w:rFonts w:ascii="Times New Roman" w:hAnsi="Times New Roman" w:cs="Times New Roman"/>
        </w:rPr>
        <w:lastRenderedPageBreak/>
        <w:t>five convolution layers are set to 1 and filters number are 128</w:t>
      </w:r>
      <w:proofErr w:type="gramStart"/>
      <w:r w:rsidRPr="009614F8">
        <w:rPr>
          <w:rFonts w:ascii="Times New Roman" w:hAnsi="Times New Roman" w:cs="Times New Roman"/>
        </w:rPr>
        <w:t>,128,128,64,64</w:t>
      </w:r>
      <w:proofErr w:type="gramEnd"/>
      <w:r w:rsidRPr="009614F8">
        <w:rPr>
          <w:rFonts w:ascii="Times New Roman" w:hAnsi="Times New Roman" w:cs="Times New Roman"/>
        </w:rPr>
        <w:t xml:space="preserve"> respectively. All pooling layers are use max-pooling method and 2*2 kernel </w:t>
      </w:r>
      <w:proofErr w:type="gramStart"/>
      <w:r w:rsidRPr="009614F8">
        <w:rPr>
          <w:rFonts w:ascii="Times New Roman" w:hAnsi="Times New Roman" w:cs="Times New Roman"/>
        </w:rPr>
        <w:t>size</w:t>
      </w:r>
      <w:proofErr w:type="gramEnd"/>
      <w:r w:rsidRPr="009614F8">
        <w:rPr>
          <w:rFonts w:ascii="Times New Roman" w:hAnsi="Times New Roman" w:cs="Times New Roman"/>
        </w:rPr>
        <w:t xml:space="preserve">. The nodes number of followed 2 fully connected layers are 1024 and 32. In the hidden layer section, each output will be </w:t>
      </w:r>
      <w:proofErr w:type="spellStart"/>
      <w:r w:rsidRPr="009614F8">
        <w:rPr>
          <w:rFonts w:ascii="Times New Roman" w:hAnsi="Times New Roman" w:cs="Times New Roman"/>
        </w:rPr>
        <w:t>nonlinearized</w:t>
      </w:r>
      <w:proofErr w:type="spellEnd"/>
      <w:r w:rsidRPr="009614F8">
        <w:rPr>
          <w:rFonts w:ascii="Times New Roman" w:hAnsi="Times New Roman" w:cs="Times New Roman"/>
        </w:rPr>
        <w:t xml:space="preserve"> by the </w:t>
      </w:r>
      <w:proofErr w:type="spellStart"/>
      <w:r w:rsidRPr="009614F8">
        <w:rPr>
          <w:rFonts w:ascii="Times New Roman" w:hAnsi="Times New Roman" w:cs="Times New Roman"/>
        </w:rPr>
        <w:t>Relu</w:t>
      </w:r>
      <w:proofErr w:type="spellEnd"/>
      <w:r w:rsidRPr="009614F8">
        <w:rPr>
          <w:rFonts w:ascii="Times New Roman" w:hAnsi="Times New Roman" w:cs="Times New Roman"/>
        </w:rPr>
        <w:t xml:space="preserve"> activation function. The output layer is a 1 node full-connected layer and activation function is Sigmoid. Thus, the output 1 represent pending image has periodic noise and 0 represent it does not have. </w:t>
      </w: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53" w:author="China" w:date="2019-06-06T10:27:00Z">
        <w:r w:rsidRPr="009614F8" w:rsidDel="0033792B">
          <w:rPr>
            <w:rFonts w:ascii="Times New Roman" w:hAnsi="Times New Roman" w:cs="Times New Roman"/>
            <w:b/>
          </w:rPr>
          <w:delText>3</w:delText>
        </w:r>
      </w:del>
      <w:ins w:id="54" w:author="China" w:date="2019-06-06T10:27:00Z">
        <w:r w:rsidR="0033792B">
          <w:rPr>
            <w:rFonts w:ascii="Times New Roman" w:hAnsi="Times New Roman" w:cs="Times New Roman" w:hint="eastAsia"/>
            <w:b/>
          </w:rPr>
          <w:t>2</w:t>
        </w:r>
      </w:ins>
      <w:r w:rsidRPr="009614F8">
        <w:rPr>
          <w:rFonts w:ascii="Times New Roman" w:hAnsi="Times New Roman" w:cs="Times New Roman"/>
          <w:b/>
        </w:rPr>
        <w:t>.2 long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Long stripe is local noise, so the evidence of its features </w:t>
      </w:r>
      <w:proofErr w:type="gramStart"/>
      <w:r w:rsidRPr="009614F8">
        <w:rPr>
          <w:rFonts w:ascii="Times New Roman" w:hAnsi="Times New Roman" w:cs="Times New Roman"/>
        </w:rPr>
        <w:t>are</w:t>
      </w:r>
      <w:proofErr w:type="gramEnd"/>
      <w:r w:rsidRPr="009614F8">
        <w:rPr>
          <w:rFonts w:ascii="Times New Roman" w:hAnsi="Times New Roman" w:cs="Times New Roman"/>
        </w:rPr>
        <w:t xml:space="preserv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 the size of the first full connected layer are reduced to 512 as shown in Figure 3.</w:t>
      </w: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55" w:author="China" w:date="2019-06-06T10:27:00Z">
        <w:r w:rsidRPr="009614F8" w:rsidDel="0033792B">
          <w:rPr>
            <w:rFonts w:ascii="Times New Roman" w:hAnsi="Times New Roman" w:cs="Times New Roman"/>
            <w:b/>
          </w:rPr>
          <w:delText>3</w:delText>
        </w:r>
      </w:del>
      <w:ins w:id="56" w:author="China" w:date="2019-06-06T10:27:00Z">
        <w:r w:rsidR="0033792B">
          <w:rPr>
            <w:rFonts w:ascii="Times New Roman" w:hAnsi="Times New Roman" w:cs="Times New Roman" w:hint="eastAsia"/>
            <w:b/>
          </w:rPr>
          <w:t>2</w:t>
        </w:r>
      </w:ins>
      <w:r w:rsidRPr="009614F8">
        <w:rPr>
          <w:rFonts w:ascii="Times New Roman" w:hAnsi="Times New Roman" w:cs="Times New Roman"/>
          <w:b/>
        </w:rPr>
        <w:t>.3 short sparse stripe classification network</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Short sparse stripe is also local noise, and the sparsity and randomness are higher than long stripe. Furthermore, on account of the tinny size of each stripe, the feature of short sparse stripe is the weakest among three defects. In order to make the weeny feature can be retained during convolution, the stride of first three convolution layers are increased and the filters number change to 16, 32 and 64 as demonstrated in Figure 3.</w:t>
      </w: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57" w:author="China" w:date="2019-06-06T10:27:00Z">
        <w:r w:rsidRPr="009614F8" w:rsidDel="0033792B">
          <w:rPr>
            <w:rFonts w:ascii="Times New Roman" w:hAnsi="Times New Roman" w:cs="Times New Roman"/>
            <w:b/>
          </w:rPr>
          <w:delText xml:space="preserve">4 </w:delText>
        </w:r>
      </w:del>
      <w:ins w:id="58" w:author="China" w:date="2019-06-06T10:27:00Z">
        <w:r w:rsidR="0033792B">
          <w:rPr>
            <w:rFonts w:ascii="Times New Roman" w:hAnsi="Times New Roman" w:cs="Times New Roman" w:hint="eastAsia"/>
            <w:b/>
          </w:rPr>
          <w:t>3</w:t>
        </w:r>
        <w:r w:rsidR="0033792B" w:rsidRPr="009614F8">
          <w:rPr>
            <w:rFonts w:ascii="Times New Roman" w:hAnsi="Times New Roman" w:cs="Times New Roman"/>
            <w:b/>
          </w:rPr>
          <w:t xml:space="preserve"> </w:t>
        </w:r>
      </w:ins>
      <w:r w:rsidRPr="009614F8">
        <w:rPr>
          <w:rFonts w:ascii="Times New Roman" w:hAnsi="Times New Roman" w:cs="Times New Roman"/>
          <w:b/>
        </w:rPr>
        <w:t>defects restoration methods</w:t>
      </w:r>
    </w:p>
    <w:p w:rsidR="009614F8" w:rsidRPr="009614F8" w:rsidRDefault="009614F8" w:rsidP="009614F8">
      <w:pPr>
        <w:ind w:firstLineChars="200" w:firstLine="420"/>
        <w:rPr>
          <w:rFonts w:ascii="Times New Roman" w:hAnsi="Times New Roman" w:cs="Times New Roman"/>
        </w:rPr>
      </w:pPr>
      <w:r w:rsidRPr="0033792B">
        <w:rPr>
          <w:rFonts w:ascii="Times New Roman" w:hAnsi="Times New Roman" w:cs="Times New Roman"/>
          <w:rPrChange w:id="59" w:author="China" w:date="2019-06-06T10:27:00Z">
            <w:rPr/>
          </w:rPrChange>
        </w:rPr>
        <w:t>W</w:t>
      </w:r>
      <w:r w:rsidRPr="009614F8">
        <w:rPr>
          <w:rFonts w:ascii="Times New Roman" w:hAnsi="Times New Roman" w:cs="Times New Roman"/>
        </w:rPr>
        <w:t>hat defects a pending image contained has been marked by the classification network in section 2.3. Thus, the following work is restoring the image in what way and in what priorities. Because of the restoring methods of three defects have different slight side effects which may affect other defects restoration of pending images, the order of each process is important to ensure the remediation effect. The priority level of three defects is defined as eq.1:</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m:oMath>
        <m:r>
          <m:rPr>
            <m:sty m:val="p"/>
          </m:rPr>
          <w:rPr>
            <w:rFonts w:ascii="Cambria Math" w:hAnsi="Cambria Math" w:cs="Times New Roman"/>
          </w:rPr>
          <m:t>long stripe&gt;periodic noise&gt;short sparse stripe</m:t>
        </m:r>
      </m:oMath>
      <w:r w:rsidRPr="009614F8">
        <w:rPr>
          <w:rFonts w:ascii="Times New Roman" w:hAnsi="Times New Roman" w:cs="Times New Roman"/>
        </w:rPr>
        <w:t xml:space="preserve">              (1)</w:t>
      </w:r>
    </w:p>
    <w:p w:rsidR="009614F8" w:rsidRPr="009614F8" w:rsidRDefault="009614F8" w:rsidP="009614F8">
      <w:pPr>
        <w:jc w:val="right"/>
        <w:rPr>
          <w:rFonts w:ascii="Times New Roman" w:hAnsi="Times New Roman" w:cs="Times New Roman"/>
        </w:rPr>
      </w:pPr>
    </w:p>
    <w:p w:rsidR="009614F8" w:rsidRPr="009614F8" w:rsidRDefault="009614F8" w:rsidP="009614F8">
      <w:r w:rsidRPr="009614F8">
        <w:rPr>
          <w:rFonts w:ascii="Times New Roman" w:hAnsi="Times New Roman" w:cs="Times New Roman"/>
        </w:rPr>
        <w:t>The reason of the rank is according to the prior experience in experiments and the details of each restoration algorithm will be mentioned in the following sections.</w:t>
      </w: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60" w:author="China" w:date="2019-06-06T10:27:00Z">
        <w:r w:rsidRPr="009614F8" w:rsidDel="0033792B">
          <w:rPr>
            <w:rFonts w:ascii="Times New Roman" w:hAnsi="Times New Roman" w:cs="Times New Roman"/>
            <w:b/>
          </w:rPr>
          <w:delText>4</w:delText>
        </w:r>
      </w:del>
      <w:ins w:id="61" w:author="China" w:date="2019-06-06T10:27:00Z">
        <w:r w:rsidR="0033792B">
          <w:rPr>
            <w:rFonts w:ascii="Times New Roman" w:hAnsi="Times New Roman" w:cs="Times New Roman" w:hint="eastAsia"/>
            <w:b/>
          </w:rPr>
          <w:t>3</w:t>
        </w:r>
      </w:ins>
      <w:r w:rsidRPr="009614F8">
        <w:rPr>
          <w:rFonts w:ascii="Times New Roman" w:hAnsi="Times New Roman" w:cs="Times New Roman"/>
          <w:b/>
        </w:rPr>
        <w:t>.1 long stripe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Long stripe defect is a kind of image damage which main causes </w:t>
      </w:r>
      <w:proofErr w:type="gramStart"/>
      <w:r w:rsidRPr="009614F8">
        <w:rPr>
          <w:rFonts w:ascii="Times New Roman" w:hAnsi="Times New Roman" w:cs="Times New Roman"/>
        </w:rPr>
        <w:t>are</w:t>
      </w:r>
      <w:proofErr w:type="gramEnd"/>
      <w:r w:rsidRPr="009614F8">
        <w:rPr>
          <w:rFonts w:ascii="Times New Roman" w:hAnsi="Times New Roman" w:cs="Times New Roman"/>
        </w:rPr>
        <w:t xml:space="preserve"> pinpoint tinny shaking. Some studies have proposed some effective algorithms of image damages restoration for different types of damages. </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Total Variation(TV) algorithm was proposed by </w:t>
      </w:r>
      <w:proofErr w:type="spellStart"/>
      <w:r w:rsidRPr="009614F8">
        <w:rPr>
          <w:rFonts w:ascii="Times New Roman" w:hAnsi="Times New Roman" w:cs="Times New Roman"/>
        </w:rPr>
        <w:t>Rudin</w:t>
      </w:r>
      <w:proofErr w:type="spellEnd"/>
      <w:r w:rsidRPr="009614F8">
        <w:rPr>
          <w:rFonts w:ascii="Times New Roman" w:hAnsi="Times New Roman" w:cs="Times New Roman"/>
        </w:rPr>
        <w:t xml:space="preserve"> &amp; </w:t>
      </w:r>
      <w:proofErr w:type="spellStart"/>
      <w:r w:rsidRPr="009614F8">
        <w:rPr>
          <w:rFonts w:ascii="Times New Roman" w:hAnsi="Times New Roman" w:cs="Times New Roman"/>
        </w:rPr>
        <w:t>Osher</w:t>
      </w:r>
      <w:proofErr w:type="spellEnd"/>
      <w:r w:rsidRPr="009614F8">
        <w:rPr>
          <w:rFonts w:ascii="Times New Roman" w:hAnsi="Times New Roman" w:cs="Times New Roman"/>
        </w:rPr>
        <w:t xml:space="preserve"> in 1992</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&lt;EndNote&gt;&lt;Cite&gt;&lt;Author&gt;Rudin&lt;/Author&gt;&lt;Year&gt;1992&lt;/Year&gt;&lt;RecNum&gt;58&lt;/RecNum&gt;&lt;DisplayText&gt;[22]&lt;/DisplayText&gt;&lt;record&gt;&lt;rec-number&gt;58&lt;/rec-number&gt;&lt;foreign-keys&gt;&lt;key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Phenomena&lt;/author&gt;&lt;/authors&gt;&lt;/contributors&gt;&lt;titles&gt;&lt;title&gt;Nonlinear total variation based noise removal algorithms </w:instrText>
      </w:r>
      <w:r w:rsidRPr="009614F8">
        <w:rPr>
          <w:rFonts w:ascii="Segoe UI Symbol" w:hAnsi="Segoe UI Symbol" w:cs="Segoe UI Symbol"/>
        </w:rPr>
        <w:instrText>☆</w:instrText>
      </w:r>
      <w:r w:rsidRPr="009614F8">
        <w:rPr>
          <w:rFonts w:ascii="Times New Roman" w:hAnsi="Times New Roman" w:cs="Times New Roman"/>
        </w:rPr>
        <w:instrText>&lt;/title&gt;&lt;/titles&gt;&lt;pages&gt;259-268&lt;/pages&gt;&lt;volume&gt;60&lt;/volume&gt;&lt;number&gt;1–4&lt;/number&gt;&lt;dates&gt;&lt;year&gt;1992&lt;/year&gt;&lt;/dates&gt;&lt;urls&gt;&lt;/urls&gt;&lt;/record&gt;&lt;/Cite&gt;&lt;/EndNote&gt;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[22]</w:t>
      </w:r>
      <w:r w:rsidRPr="009614F8">
        <w:rPr>
          <w:rFonts w:ascii="Times New Roman" w:hAnsi="Times New Roman" w:cs="Times New Roman"/>
        </w:rPr>
        <w:fldChar w:fldCharType="end"/>
      </w:r>
      <w:r w:rsidRPr="009614F8">
        <w:rPr>
          <w:rFonts w:ascii="Times New Roman" w:hAnsi="Times New Roman" w:cs="Times New Roman"/>
        </w:rPr>
        <w:t>,and was amended and used for image inpainting by Chan in 2002</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&lt;EndNote&gt;&lt;Cite&gt;&lt;Author&gt;Chan&lt;/Author&gt;&lt;Year&gt;2002&lt;/Year&gt;&lt;RecNum&gt;59&lt;/RecNum&gt;&lt;DisplayText&gt;[23]&lt;/DisplayText&gt;&lt;record&gt;&lt;rec-number&gt;59&lt;/rec-number&gt;&lt;foreign-keys&gt;&lt;key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[23]</w:t>
      </w:r>
      <w:r w:rsidRPr="009614F8">
        <w:rPr>
          <w:rFonts w:ascii="Times New Roman" w:hAnsi="Times New Roman" w:cs="Times New Roman"/>
        </w:rPr>
        <w:fldChar w:fldCharType="end"/>
      </w:r>
      <w:r w:rsidRPr="009614F8">
        <w:rPr>
          <w:rFonts w:ascii="Times New Roman" w:hAnsi="Times New Roman" w:cs="Times New Roman"/>
        </w:rPr>
        <w:t>. The principle of TV is that restore the pending region in pixels through the information of the boundary pixels from the outside of marked region. The mathematical formula of TV model is eq.2:</w:t>
      </w:r>
    </w:p>
    <w:p w:rsidR="009614F8" w:rsidRPr="009614F8" w:rsidRDefault="009614F8" w:rsidP="009614F8">
      <w:pPr>
        <w:ind w:firstLineChars="200" w:firstLine="420"/>
      </w:pPr>
    </w:p>
    <w:p w:rsidR="009614F8" w:rsidRPr="009614F8" w:rsidRDefault="009614F8" w:rsidP="009614F8">
      <w:pPr>
        <w:ind w:firstLineChars="200" w:firstLine="420"/>
        <w:jc w:val="right"/>
      </w:pPr>
      <w:r w:rsidRPr="009614F8">
        <w:object w:dxaOrig="3980" w:dyaOrig="620">
          <v:shape id="_x0000_i1029" type="#_x0000_t75" style="width:198.5pt;height:32pt" o:ole="">
            <v:imagedata r:id="rId21" o:title=""/>
          </v:shape>
          <o:OLEObject Type="Embed" ProgID="Equation.DSMT4" ShapeID="_x0000_i1029" DrawAspect="Content" ObjectID="_1621665993" r:id="rId22"/>
        </w:object>
      </w:r>
      <w:r w:rsidRPr="009614F8">
        <w:t xml:space="preserve">                </w:t>
      </w:r>
      <w:r w:rsidRPr="009614F8">
        <w:rPr>
          <w:rFonts w:hint="eastAsia"/>
        </w:rPr>
        <w:t>（2）</w:t>
      </w:r>
    </w:p>
    <w:p w:rsidR="009614F8" w:rsidRPr="009614F8" w:rsidRDefault="009614F8" w:rsidP="009614F8">
      <w:pPr>
        <w:ind w:firstLineChars="200" w:firstLine="420"/>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 xml:space="preserve">Among the expression, E is represented the marked pending region and D is represented the </w:t>
      </w:r>
      <w:r w:rsidRPr="009614F8">
        <w:rPr>
          <w:rFonts w:ascii="Times New Roman" w:hAnsi="Times New Roman" w:cs="Times New Roman"/>
        </w:rPr>
        <w:lastRenderedPageBreak/>
        <w:t>other region and u is represented the pixel value in the pending region. If u</w:t>
      </w:r>
      <w:r w:rsidRPr="009614F8">
        <w:rPr>
          <w:rFonts w:ascii="Times New Roman" w:hAnsi="Times New Roman" w:cs="Times New Roman"/>
          <w:vertAlign w:val="subscript"/>
        </w:rPr>
        <w:t>0</w:t>
      </w:r>
      <w:r w:rsidRPr="009614F8">
        <w:rPr>
          <w:rFonts w:ascii="Times New Roman" w:hAnsi="Times New Roman" w:cs="Times New Roman"/>
        </w:rPr>
        <w:t xml:space="preserve"> is defined as the original pixel and u is defined as the restored pixel, the expression of u is eq.3:</w:t>
      </w:r>
    </w:p>
    <w:p w:rsidR="009614F8" w:rsidRPr="009614F8" w:rsidRDefault="009614F8" w:rsidP="009614F8">
      <w:pPr>
        <w:ind w:right="105"/>
        <w:jc w:val="left"/>
      </w:pPr>
    </w:p>
    <w:p w:rsidR="009614F8" w:rsidRPr="009614F8" w:rsidRDefault="009614F8" w:rsidP="009614F8">
      <w:pPr>
        <w:ind w:right="105"/>
        <w:jc w:val="right"/>
      </w:pPr>
      <w:r w:rsidRPr="009614F8">
        <w:object w:dxaOrig="2500" w:dyaOrig="800">
          <v:shape id="_x0000_i1030" type="#_x0000_t75" style="width:124pt;height:40pt" o:ole="">
            <v:imagedata r:id="rId23" o:title=""/>
          </v:shape>
          <o:OLEObject Type="Embed" ProgID="Equation.DSMT4" ShapeID="_x0000_i1030" DrawAspect="Content" ObjectID="_1621665994" r:id="rId24"/>
        </w:object>
      </w:r>
      <w:r w:rsidRPr="009614F8">
        <w:t xml:space="preserve">                       </w:t>
      </w:r>
      <w:r w:rsidRPr="009614F8">
        <w:rPr>
          <w:rFonts w:hint="eastAsia"/>
        </w:rPr>
        <w:t>（3）</w:t>
      </w:r>
    </w:p>
    <w:p w:rsidR="009614F8" w:rsidRPr="009614F8" w:rsidRDefault="009614F8" w:rsidP="009614F8">
      <w:pPr>
        <w:ind w:right="105"/>
        <w:jc w:val="right"/>
      </w:pPr>
      <w:r w:rsidRPr="009614F8">
        <w:rPr>
          <w:rFonts w:hint="eastAsia"/>
        </w:rPr>
        <w:t xml:space="preserve"> </w:t>
      </w:r>
      <w:r w:rsidRPr="009614F8">
        <w:t xml:space="preserve">                       </w:t>
      </w:r>
    </w:p>
    <w:p w:rsidR="009614F8" w:rsidRPr="009614F8" w:rsidRDefault="009614F8" w:rsidP="009614F8">
      <w:pPr>
        <w:ind w:right="10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 xml:space="preserve">Because of TV using the outside boundary information, </w:t>
      </w:r>
      <w:proofErr w:type="gramStart"/>
      <w:r w:rsidRPr="009614F8">
        <w:rPr>
          <w:rFonts w:ascii="Times New Roman" w:hAnsi="Times New Roman" w:cs="Times New Roman"/>
        </w:rPr>
        <w:t>this restoring method are</w:t>
      </w:r>
      <w:proofErr w:type="gramEnd"/>
      <w:r w:rsidRPr="009614F8">
        <w:rPr>
          <w:rFonts w:ascii="Times New Roman" w:hAnsi="Times New Roman" w:cs="Times New Roman"/>
        </w:rPr>
        <w:t xml:space="preserve"> effective only when the damage size is relatively small. Otherwise the restoration result will become </w:t>
      </w:r>
      <w:proofErr w:type="gramStart"/>
      <w:r w:rsidRPr="009614F8">
        <w:rPr>
          <w:rFonts w:ascii="Times New Roman" w:hAnsi="Times New Roman" w:cs="Times New Roman"/>
        </w:rPr>
        <w:t>blur</w:t>
      </w:r>
      <w:proofErr w:type="gramEnd"/>
      <w:r w:rsidRPr="009614F8">
        <w:rPr>
          <w:rFonts w:ascii="Times New Roman" w:hAnsi="Times New Roman" w:cs="Times New Roman"/>
        </w:rPr>
        <w:t xml:space="preserve"> in center section of marked pending region as Figure 5 shown. </w:t>
      </w:r>
    </w:p>
    <w:p w:rsidR="009614F8" w:rsidRPr="009614F8" w:rsidRDefault="009614F8" w:rsidP="009614F8">
      <w:pPr>
        <w:ind w:right="108" w:firstLineChars="200" w:firstLine="420"/>
        <w:jc w:val="left"/>
      </w:pPr>
      <w:proofErr w:type="spellStart"/>
      <w:r w:rsidRPr="009614F8">
        <w:t>C</w:t>
      </w:r>
      <w:r w:rsidRPr="009614F8">
        <w:rPr>
          <w:rFonts w:ascii="Times New Roman" w:hAnsi="Times New Roman" w:cs="Times New Roman"/>
        </w:rPr>
        <w:t>riminisi</w:t>
      </w:r>
      <w:proofErr w:type="spellEnd"/>
      <w:r w:rsidRPr="009614F8">
        <w:rPr>
          <w:rFonts w:ascii="Times New Roman" w:hAnsi="Times New Roman" w:cs="Times New Roman"/>
        </w:rPr>
        <w:t xml:space="preserve"> algorithm is a global searching algorithm used widely in texture repairing. The principle of </w:t>
      </w:r>
      <w:proofErr w:type="spellStart"/>
      <w:r w:rsidRPr="009614F8">
        <w:rPr>
          <w:rFonts w:ascii="Times New Roman" w:hAnsi="Times New Roman" w:cs="Times New Roman"/>
        </w:rPr>
        <w:t>criminisi</w:t>
      </w:r>
      <w:proofErr w:type="spellEnd"/>
      <w:r w:rsidRPr="009614F8">
        <w:rPr>
          <w:rFonts w:ascii="Times New Roman" w:hAnsi="Times New Roman" w:cs="Times New Roman"/>
        </w:rPr>
        <w:t xml:space="preserve"> is that chose one pixel (denoted by p) which has the highest confidence weight (eq.4) among the boundary of pending area, and chose the area of specified size (9*9 in this article) around p as a template. </w:t>
      </w:r>
      <w:proofErr w:type="gramStart"/>
      <w:r w:rsidRPr="009614F8">
        <w:rPr>
          <w:rFonts w:ascii="Times New Roman" w:hAnsi="Times New Roman" w:cs="Times New Roman"/>
        </w:rPr>
        <w:t>Then find the best-matched (SSD standard, eq.5) area in unbroken region to replace the template area, and meanwhile update the confidence weight of p.</w:t>
      </w:r>
      <w:proofErr w:type="gramEnd"/>
      <w:r w:rsidRPr="009614F8">
        <w:rPr>
          <w:rFonts w:ascii="Times New Roman" w:hAnsi="Times New Roman" w:cs="Times New Roman"/>
        </w:rPr>
        <w:t xml:space="preserve"> By parity of reasoning, repeat the preceding procedure and the pending area will be restored after the end of the iteration.</w:t>
      </w:r>
      <w:r w:rsidRPr="009614F8">
        <w:t xml:space="preserve"> </w:t>
      </w:r>
    </w:p>
    <w:p w:rsidR="009614F8" w:rsidRPr="009614F8" w:rsidRDefault="009614F8" w:rsidP="009614F8">
      <w:pPr>
        <w:ind w:right="108" w:firstLineChars="200" w:firstLine="420"/>
        <w:jc w:val="right"/>
      </w:pPr>
      <w:r w:rsidRPr="009614F8">
        <w:object w:dxaOrig="4300" w:dyaOrig="859">
          <v:shape id="_x0000_i1031" type="#_x0000_t75" style="width:3in;height:42pt" o:ole="">
            <v:imagedata r:id="rId25" o:title=""/>
          </v:shape>
          <o:OLEObject Type="Embed" ProgID="Equation.DSMT4" ShapeID="_x0000_i1031" DrawAspect="Content" ObjectID="_1621665995" r:id="rId26"/>
        </w:object>
      </w:r>
      <w:r w:rsidRPr="009614F8">
        <w:t xml:space="preserve">                </w:t>
      </w:r>
      <w:r w:rsidRPr="009614F8">
        <w:rPr>
          <w:rFonts w:hint="eastAsia"/>
        </w:rPr>
        <w:t>（4）</w:t>
      </w:r>
    </w:p>
    <w:p w:rsidR="009614F8" w:rsidRPr="009614F8" w:rsidRDefault="009614F8" w:rsidP="009614F8">
      <w:pPr>
        <w:ind w:right="108" w:firstLineChars="200" w:firstLine="420"/>
        <w:jc w:val="right"/>
      </w:pPr>
      <w:r w:rsidRPr="009614F8">
        <w:object w:dxaOrig="5960" w:dyaOrig="680">
          <v:shape id="_x0000_i1032" type="#_x0000_t75" style="width:297.5pt;height:34.5pt" o:ole="">
            <v:imagedata r:id="rId27" o:title=""/>
          </v:shape>
          <o:OLEObject Type="Embed" ProgID="Equation.DSMT4" ShapeID="_x0000_i1032" DrawAspect="Content" ObjectID="_1621665996" r:id="rId28"/>
        </w:object>
      </w:r>
      <w:r w:rsidRPr="009614F8">
        <w:t xml:space="preserve">      </w:t>
      </w:r>
      <w:r w:rsidRPr="009614F8">
        <w:rPr>
          <w:rFonts w:hint="eastAsia"/>
        </w:rPr>
        <w:t>（5）</w:t>
      </w: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 xml:space="preserve">But because of the </w:t>
      </w:r>
      <w:proofErr w:type="spellStart"/>
      <w:r w:rsidRPr="009614F8">
        <w:rPr>
          <w:rFonts w:ascii="Times New Roman" w:hAnsi="Times New Roman" w:cs="Times New Roman"/>
        </w:rPr>
        <w:t>globality</w:t>
      </w:r>
      <w:proofErr w:type="spellEnd"/>
      <w:r w:rsidRPr="009614F8">
        <w:rPr>
          <w:rFonts w:ascii="Times New Roman" w:hAnsi="Times New Roman" w:cs="Times New Roman"/>
        </w:rPr>
        <w:t xml:space="preserve"> of the searching and matching, when the pending area is smaller than the template, the restoring result may have some pseudo texture, as Figure 4.</w:t>
      </w:r>
    </w:p>
    <w:p w:rsidR="009614F8" w:rsidRPr="009614F8" w:rsidRDefault="009614F8" w:rsidP="009614F8">
      <w:pPr>
        <w:keepNext/>
        <w:ind w:right="105"/>
        <w:jc w:val="center"/>
      </w:pPr>
      <w:r w:rsidRPr="009614F8">
        <w:rPr>
          <w:noProof/>
        </w:rPr>
        <w:lastRenderedPageBreak/>
        <w:drawing>
          <wp:inline distT="0" distB="0" distL="0" distR="0" wp14:anchorId="66526B20" wp14:editId="02E48930">
            <wp:extent cx="3341370" cy="3692525"/>
            <wp:effectExtent l="0" t="0" r="0" b="3175"/>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1370" cy="3692525"/>
                    </a:xfrm>
                    <a:prstGeom prst="rect">
                      <a:avLst/>
                    </a:prstGeom>
                    <a:noFill/>
                    <a:ln>
                      <a:noFill/>
                    </a:ln>
                  </pic:spPr>
                </pic:pic>
              </a:graphicData>
            </a:graphic>
          </wp:inline>
        </w:drawing>
      </w:r>
    </w:p>
    <w:p w:rsidR="009614F8" w:rsidRPr="009614F8" w:rsidRDefault="009614F8" w:rsidP="009614F8">
      <w:pPr>
        <w:jc w:val="center"/>
        <w:rPr>
          <w:rFonts w:ascii="Times New Roman" w:eastAsia="黑体" w:hAnsi="Times New Roman" w:cs="Times New Roman"/>
          <w:szCs w:val="20"/>
        </w:rPr>
      </w:pPr>
      <w:r w:rsidRPr="009614F8">
        <w:rPr>
          <w:rFonts w:ascii="Times New Roman" w:eastAsia="黑体" w:hAnsi="Times New Roman" w:cs="Times New Roman"/>
          <w:szCs w:val="20"/>
        </w:rPr>
        <w:t xml:space="preserve">Figure </w:t>
      </w:r>
      <w:r w:rsidRPr="009614F8">
        <w:rPr>
          <w:rFonts w:ascii="Times New Roman" w:eastAsia="黑体" w:hAnsi="Times New Roman" w:cs="Times New Roman"/>
          <w:szCs w:val="20"/>
        </w:rPr>
        <w:fldChar w:fldCharType="begin"/>
      </w:r>
      <w:r w:rsidRPr="009614F8">
        <w:rPr>
          <w:rFonts w:ascii="Times New Roman" w:eastAsia="黑体" w:hAnsi="Times New Roman" w:cs="Times New Roman"/>
          <w:szCs w:val="20"/>
        </w:rPr>
        <w:instrText xml:space="preserve"> SEQ Figure \* ARABIC </w:instrText>
      </w:r>
      <w:r w:rsidRPr="009614F8">
        <w:rPr>
          <w:rFonts w:ascii="Times New Roman" w:eastAsia="黑体" w:hAnsi="Times New Roman" w:cs="Times New Roman"/>
          <w:szCs w:val="20"/>
        </w:rPr>
        <w:fldChar w:fldCharType="separate"/>
      </w:r>
      <w:r w:rsidR="00A569ED">
        <w:rPr>
          <w:rFonts w:ascii="Times New Roman" w:eastAsia="黑体" w:hAnsi="Times New Roman" w:cs="Times New Roman"/>
          <w:noProof/>
          <w:szCs w:val="20"/>
        </w:rPr>
        <w:t>4</w:t>
      </w:r>
      <w:r w:rsidRPr="009614F8">
        <w:rPr>
          <w:rFonts w:ascii="Times New Roman" w:eastAsia="黑体" w:hAnsi="Times New Roman" w:cs="Times New Roman"/>
          <w:szCs w:val="20"/>
        </w:rPr>
        <w:fldChar w:fldCharType="end"/>
      </w:r>
      <w:r w:rsidRPr="009614F8">
        <w:rPr>
          <w:rFonts w:ascii="Times New Roman" w:eastAsia="黑体" w:hAnsi="Times New Roman" w:cs="Times New Roman"/>
          <w:szCs w:val="20"/>
        </w:rPr>
        <w:t xml:space="preserve"> the image shows the weakness of the TV and </w:t>
      </w:r>
      <w:proofErr w:type="spellStart"/>
      <w:r w:rsidRPr="009614F8">
        <w:rPr>
          <w:rFonts w:ascii="Times New Roman" w:eastAsia="黑体" w:hAnsi="Times New Roman" w:cs="Times New Roman"/>
          <w:szCs w:val="20"/>
        </w:rPr>
        <w:t>Criminisi</w:t>
      </w:r>
      <w:proofErr w:type="spellEnd"/>
      <w:r w:rsidRPr="009614F8">
        <w:rPr>
          <w:rFonts w:ascii="Times New Roman" w:eastAsia="黑体" w:hAnsi="Times New Roman" w:cs="Times New Roman"/>
          <w:szCs w:val="20"/>
        </w:rPr>
        <w:t xml:space="preserve"> algorithm. </w:t>
      </w:r>
      <w:proofErr w:type="gramStart"/>
      <w:r w:rsidRPr="009614F8">
        <w:rPr>
          <w:rFonts w:ascii="Times New Roman" w:eastAsia="黑体" w:hAnsi="Times New Roman" w:cs="Times New Roman"/>
          <w:szCs w:val="20"/>
        </w:rPr>
        <w:t>image</w:t>
      </w:r>
      <w:proofErr w:type="gramEnd"/>
      <w:r w:rsidRPr="009614F8">
        <w:rPr>
          <w:rFonts w:ascii="Times New Roman" w:eastAsia="黑体" w:hAnsi="Times New Roman" w:cs="Times New Roman"/>
          <w:szCs w:val="20"/>
        </w:rPr>
        <w:t xml:space="preserve"> becomes blur when use TV to restore large area damage. </w:t>
      </w:r>
      <w:proofErr w:type="spellStart"/>
      <w:r w:rsidRPr="009614F8">
        <w:rPr>
          <w:rFonts w:ascii="Times New Roman" w:eastAsia="黑体" w:hAnsi="Times New Roman" w:cs="Times New Roman"/>
          <w:szCs w:val="20"/>
        </w:rPr>
        <w:t>Criminisi</w:t>
      </w:r>
      <w:proofErr w:type="spellEnd"/>
      <w:r w:rsidRPr="009614F8">
        <w:rPr>
          <w:rFonts w:ascii="Times New Roman" w:eastAsia="黑体" w:hAnsi="Times New Roman" w:cs="Times New Roman"/>
          <w:szCs w:val="20"/>
        </w:rPr>
        <w:t xml:space="preserve"> algorithm may make image have some pseudo texture when the damage area is small.</w:t>
      </w:r>
    </w:p>
    <w:p w:rsidR="009614F8" w:rsidRPr="009614F8" w:rsidRDefault="009614F8" w:rsidP="0096377A"/>
    <w:p w:rsidR="009614F8" w:rsidRPr="009614F8" w:rsidRDefault="009614F8">
      <w:pPr>
        <w:ind w:right="105"/>
        <w:rPr>
          <w:rFonts w:ascii="Times New Roman" w:hAnsi="Times New Roman" w:cs="Times New Roman"/>
        </w:rPr>
        <w:pPrChange w:id="62" w:author="China" w:date="2019-06-06T10:28:00Z">
          <w:pPr>
            <w:ind w:right="105"/>
            <w:jc w:val="left"/>
          </w:pPr>
        </w:pPrChange>
      </w:pPr>
      <w:r w:rsidRPr="009614F8">
        <w:t xml:space="preserve">  </w:t>
      </w:r>
      <w:r w:rsidRPr="009614F8">
        <w:rPr>
          <w:rFonts w:ascii="Times New Roman" w:hAnsi="Times New Roman" w:cs="Times New Roman"/>
        </w:rPr>
        <w:t xml:space="preserve">To solve the shortcoming of the two algorithm and make the best of the two method, </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&lt;EndNote&gt;&lt;Cite&gt;&lt;Author&gt;Xian-guang&lt;/Author&gt;&lt;Year&gt;2019&lt;/Year&gt;&lt;RecNum&gt;2&lt;/RecNum&gt;&lt;DisplayText&gt;[16]&lt;/DisplayText&gt;&lt;record&gt;&lt;rec-number&gt;2&lt;/rec-number&gt;&lt;foreign-keys&gt;&lt;key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[16]</w:t>
      </w:r>
      <w:r w:rsidRPr="009614F8">
        <w:rPr>
          <w:rFonts w:ascii="Times New Roman" w:hAnsi="Times New Roman" w:cs="Times New Roman"/>
        </w:rPr>
        <w:fldChar w:fldCharType="end"/>
      </w:r>
      <w:r w:rsidRPr="009614F8">
        <w:rPr>
          <w:rFonts w:ascii="Times New Roman" w:hAnsi="Times New Roman" w:cs="Times New Roman"/>
        </w:rPr>
        <w:t>proposed a method which combing the two in restoring STM image damages.</w:t>
      </w:r>
    </w:p>
    <w:p w:rsidR="009614F8" w:rsidRPr="009614F8" w:rsidRDefault="009614F8">
      <w:pPr>
        <w:ind w:right="105"/>
        <w:pPrChange w:id="63" w:author="China" w:date="2019-06-06T10:28:00Z">
          <w:pPr>
            <w:ind w:right="105"/>
            <w:jc w:val="left"/>
          </w:pPr>
        </w:pPrChange>
      </w:pPr>
      <w:r w:rsidRPr="009614F8">
        <w:rPr>
          <w:rFonts w:ascii="Times New Roman" w:hAnsi="Times New Roman" w:cs="Times New Roman"/>
        </w:rPr>
        <w:t>While this method need manual positioning and judging of the defects. Hence, a self-positioning, self-judging and self-restoring algorithm is proposed.</w:t>
      </w:r>
    </w:p>
    <w:p w:rsidR="009614F8" w:rsidRPr="009614F8" w:rsidRDefault="009614F8">
      <w:pPr>
        <w:ind w:right="105"/>
        <w:rPr>
          <w:rFonts w:ascii="Times New Roman" w:hAnsi="Times New Roman" w:cs="Times New Roman"/>
        </w:rPr>
        <w:pPrChange w:id="64" w:author="China" w:date="2019-06-06T10:28:00Z">
          <w:pPr>
            <w:ind w:right="105"/>
            <w:jc w:val="left"/>
          </w:pPr>
        </w:pPrChange>
      </w:pPr>
      <w:r w:rsidRPr="009614F8">
        <w:t xml:space="preserve">  </w:t>
      </w:r>
      <w:r w:rsidRPr="009614F8">
        <w:rPr>
          <w:rFonts w:ascii="Times New Roman" w:hAnsi="Times New Roman" w:cs="Times New Roman"/>
        </w:rPr>
        <w:t>Through the analysis of the long stripe defects, a phenomenon is found that the texture difference between damaged rows and adjacent lines are much larger than that between undamaged rows. Thus, we proposed a novel index parameter called ‘row gradient’ (denoted by RG) which present the sharpness of transition between two rows. The formula of RG is eq6</w:t>
      </w:r>
      <w:ins w:id="65" w:author="China" w:date="2019-06-06T10:28:00Z">
        <w:r w:rsidR="0096377A">
          <w:rPr>
            <w:rFonts w:ascii="Times New Roman" w:hAnsi="Times New Roman" w:cs="Times New Roman" w:hint="eastAsia"/>
          </w:rPr>
          <w:t xml:space="preserve"> </w:t>
        </w:r>
        <w:r w:rsidR="0096377A">
          <w:rPr>
            <w:rFonts w:ascii="Times New Roman" w:hAnsi="Times New Roman" w:cs="Times New Roman" w:hint="eastAsia"/>
          </w:rPr>
          <w:t>（</w:t>
        </w:r>
        <w:r w:rsidR="0096377A">
          <w:rPr>
            <w:rFonts w:ascii="Times New Roman" w:hAnsi="Times New Roman" w:cs="Times New Roman" w:hint="eastAsia"/>
          </w:rPr>
          <w:t>Eq. 6 or Equation 6</w:t>
        </w:r>
        <w:r w:rsidR="0096377A">
          <w:rPr>
            <w:rFonts w:ascii="Times New Roman" w:hAnsi="Times New Roman" w:cs="Times New Roman" w:hint="eastAsia"/>
          </w:rPr>
          <w:t>）</w:t>
        </w:r>
      </w:ins>
      <w:r w:rsidRPr="009614F8">
        <w:rPr>
          <w:rFonts w:ascii="Times New Roman" w:hAnsi="Times New Roman" w:cs="Times New Roman"/>
        </w:rPr>
        <w:t>:</w:t>
      </w:r>
    </w:p>
    <w:p w:rsidR="009614F8" w:rsidRPr="009614F8" w:rsidRDefault="009614F8" w:rsidP="009614F8">
      <w:pPr>
        <w:ind w:right="105"/>
        <w:jc w:val="right"/>
        <w:rPr>
          <w:rFonts w:ascii="Times New Roman" w:hAnsi="Times New Roman" w:cs="Times New Roman"/>
        </w:rPr>
      </w:pPr>
      <w:r w:rsidRPr="009614F8">
        <w:object w:dxaOrig="5220" w:dyaOrig="680">
          <v:shape id="_x0000_i1033" type="#_x0000_t75" style="width:261pt;height:34.5pt" o:ole="">
            <v:imagedata r:id="rId30" o:title=""/>
          </v:shape>
          <o:OLEObject Type="Embed" ProgID="Equation.DSMT4" ShapeID="_x0000_i1033" DrawAspect="Content" ObjectID="_1621665997" r:id="rId31"/>
        </w:object>
      </w:r>
      <w:r w:rsidRPr="009614F8">
        <w:t xml:space="preserve">         </w:t>
      </w:r>
      <w:r w:rsidRPr="009614F8">
        <w:rPr>
          <w:rFonts w:hint="eastAsia"/>
        </w:rPr>
        <w:t>（6）</w:t>
      </w:r>
    </w:p>
    <w:p w:rsidR="009614F8" w:rsidRPr="009614F8" w:rsidRDefault="009614F8" w:rsidP="009614F8">
      <w:pPr>
        <w:ind w:right="105"/>
        <w:jc w:val="right"/>
      </w:pPr>
      <w:r w:rsidRPr="009614F8">
        <w:t xml:space="preserve">        </w:t>
      </w:r>
      <w:r w:rsidRPr="009614F8">
        <w:rPr>
          <w:rFonts w:hint="eastAsia"/>
        </w:rPr>
        <w:t xml:space="preserve"> </w:t>
      </w:r>
      <w:r w:rsidRPr="009614F8">
        <w:t xml:space="preserve">                   </w:t>
      </w:r>
    </w:p>
    <w:p w:rsidR="009614F8" w:rsidRDefault="009614F8" w:rsidP="009614F8">
      <w:pPr>
        <w:ind w:right="108"/>
        <w:jc w:val="left"/>
        <w:rPr>
          <w:rFonts w:ascii="Times New Roman" w:hAnsi="Times New Roman" w:cs="Times New Roman"/>
        </w:rPr>
      </w:pPr>
      <w:del w:id="66" w:author="China" w:date="2019-06-10T09:57:00Z">
        <w:r w:rsidRPr="009614F8" w:rsidDel="007F0A32">
          <w:rPr>
            <w:rFonts w:ascii="Times New Roman" w:hAnsi="Times New Roman" w:cs="Times New Roman" w:hint="eastAsia"/>
          </w:rPr>
          <w:delText>W</w:delText>
        </w:r>
      </w:del>
      <w:proofErr w:type="gramStart"/>
      <w:ins w:id="67" w:author="China" w:date="2019-06-10T09:57:00Z">
        <w:r w:rsidR="007F0A32">
          <w:rPr>
            <w:rFonts w:ascii="Times New Roman" w:hAnsi="Times New Roman" w:cs="Times New Roman" w:hint="eastAsia"/>
          </w:rPr>
          <w:t>w</w:t>
        </w:r>
      </w:ins>
      <w:r w:rsidRPr="009614F8">
        <w:rPr>
          <w:rFonts w:ascii="Times New Roman" w:hAnsi="Times New Roman" w:cs="Times New Roman"/>
        </w:rPr>
        <w:t>here</w:t>
      </w:r>
      <w:proofErr w:type="gramEnd"/>
      <w:r w:rsidRPr="009614F8">
        <w:rPr>
          <w:rFonts w:ascii="Times New Roman" w:hAnsi="Times New Roman" w:cs="Times New Roman"/>
        </w:rPr>
        <w:t xml:space="preserve"> </w:t>
      </w:r>
      <w:r w:rsidRPr="007F0A32">
        <w:rPr>
          <w:rFonts w:ascii="Times New Roman" w:hAnsi="Times New Roman" w:cs="Times New Roman"/>
          <w:i/>
          <w:rPrChange w:id="68" w:author="China" w:date="2019-06-10T09:57:00Z">
            <w:rPr>
              <w:rFonts w:ascii="Times New Roman" w:hAnsi="Times New Roman" w:cs="Times New Roman"/>
            </w:rPr>
          </w:rPrChange>
        </w:rPr>
        <w:t>x</w:t>
      </w:r>
      <w:r w:rsidRPr="009614F8">
        <w:rPr>
          <w:rFonts w:ascii="Times New Roman" w:hAnsi="Times New Roman" w:cs="Times New Roman"/>
        </w:rPr>
        <w:t xml:space="preserve"> is the row of the image; </w:t>
      </w:r>
      <w:r w:rsidRPr="007F0A32">
        <w:rPr>
          <w:rFonts w:ascii="Times New Roman" w:hAnsi="Times New Roman" w:cs="Times New Roman"/>
          <w:i/>
          <w:rPrChange w:id="69" w:author="China" w:date="2019-06-10T09:57:00Z">
            <w:rPr>
              <w:rFonts w:ascii="Times New Roman" w:hAnsi="Times New Roman" w:cs="Times New Roman"/>
            </w:rPr>
          </w:rPrChange>
        </w:rPr>
        <w:t>n</w:t>
      </w:r>
      <w:r w:rsidRPr="009614F8">
        <w:rPr>
          <w:rFonts w:ascii="Times New Roman" w:hAnsi="Times New Roman" w:cs="Times New Roman"/>
        </w:rPr>
        <w:t xml:space="preserve"> is the width of the image; </w:t>
      </w:r>
      <w:r w:rsidRPr="007F0A32">
        <w:rPr>
          <w:rFonts w:ascii="Times New Roman" w:hAnsi="Times New Roman" w:cs="Times New Roman"/>
          <w:i/>
          <w:rPrChange w:id="70" w:author="China" w:date="2019-06-10T09:57:00Z">
            <w:rPr>
              <w:rFonts w:ascii="Times New Roman" w:hAnsi="Times New Roman" w:cs="Times New Roman"/>
            </w:rPr>
          </w:rPrChange>
        </w:rPr>
        <w:t>p</w:t>
      </w:r>
      <w:r w:rsidRPr="009614F8">
        <w:rPr>
          <w:rFonts w:ascii="Times New Roman" w:hAnsi="Times New Roman" w:cs="Times New Roman"/>
        </w:rPr>
        <w:t xml:space="preserve"> is the image matrix. As the Figure 5 shown, the RG value of the damaged rows are prominently higher than others, and RG value </w:t>
      </w:r>
      <w:r w:rsidR="00574144">
        <w:rPr>
          <w:rFonts w:ascii="Times New Roman" w:hAnsi="Times New Roman" w:cs="Times New Roman"/>
        </w:rPr>
        <w:t xml:space="preserve">of </w:t>
      </w:r>
      <w:r w:rsidRPr="009614F8">
        <w:rPr>
          <w:rFonts w:ascii="Times New Roman" w:hAnsi="Times New Roman" w:cs="Times New Roman"/>
        </w:rPr>
        <w:t xml:space="preserve">the rows above and under the damaged line are about half of damaged rows’. </w:t>
      </w:r>
    </w:p>
    <w:p w:rsidR="00574144" w:rsidRPr="009614F8" w:rsidRDefault="00574144" w:rsidP="009614F8">
      <w:pPr>
        <w:ind w:right="108"/>
        <w:jc w:val="left"/>
        <w:rPr>
          <w:rFonts w:ascii="Times New Roman" w:hAnsi="Times New Roman" w:cs="Times New Roman"/>
        </w:rPr>
      </w:pPr>
    </w:p>
    <w:p w:rsidR="004B13A9" w:rsidRDefault="00574144" w:rsidP="004B13A9">
      <w:pPr>
        <w:keepNext/>
        <w:ind w:right="105"/>
        <w:jc w:val="left"/>
      </w:pPr>
      <w:r w:rsidRPr="00574144">
        <w:rPr>
          <w:noProof/>
        </w:rPr>
        <w:lastRenderedPageBreak/>
        <w:drawing>
          <wp:inline distT="0" distB="0" distL="0" distR="0">
            <wp:extent cx="5274310" cy="3238603"/>
            <wp:effectExtent l="0" t="0" r="254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238603"/>
                    </a:xfrm>
                    <a:prstGeom prst="rect">
                      <a:avLst/>
                    </a:prstGeom>
                    <a:noFill/>
                    <a:ln>
                      <a:noFill/>
                    </a:ln>
                  </pic:spPr>
                </pic:pic>
              </a:graphicData>
            </a:graphic>
          </wp:inline>
        </w:drawing>
      </w:r>
    </w:p>
    <w:p w:rsidR="009614F8" w:rsidRDefault="004B13A9" w:rsidP="004B13A9">
      <w:pPr>
        <w:pStyle w:val="ab"/>
        <w:jc w:val="left"/>
        <w:rPr>
          <w:rFonts w:ascii="Times New Roman" w:hAnsi="Times New Roman" w:cs="Times New Roman"/>
        </w:rPr>
      </w:pPr>
      <w:r w:rsidRPr="00703270">
        <w:rPr>
          <w:rFonts w:ascii="Times New Roman" w:hAnsi="Times New Roman" w:cs="Times New Roman"/>
        </w:rPr>
        <w:t xml:space="preserve">Figure </w:t>
      </w:r>
      <w:r w:rsidR="00316C37" w:rsidRPr="00703270">
        <w:rPr>
          <w:rFonts w:ascii="Times New Roman" w:hAnsi="Times New Roman" w:cs="Times New Roman"/>
        </w:rPr>
        <w:fldChar w:fldCharType="begin"/>
      </w:r>
      <w:r w:rsidR="00316C37" w:rsidRPr="00703270">
        <w:rPr>
          <w:rFonts w:ascii="Times New Roman" w:hAnsi="Times New Roman" w:cs="Times New Roman"/>
        </w:rPr>
        <w:instrText xml:space="preserve"> SEQ Figure \* ARABIC </w:instrText>
      </w:r>
      <w:r w:rsidR="00316C37" w:rsidRPr="00703270">
        <w:rPr>
          <w:rFonts w:ascii="Times New Roman" w:hAnsi="Times New Roman" w:cs="Times New Roman"/>
        </w:rPr>
        <w:fldChar w:fldCharType="separate"/>
      </w:r>
      <w:r w:rsidR="00A569ED">
        <w:rPr>
          <w:rFonts w:ascii="Times New Roman" w:hAnsi="Times New Roman" w:cs="Times New Roman"/>
          <w:noProof/>
        </w:rPr>
        <w:t>5</w:t>
      </w:r>
      <w:r w:rsidR="00316C37" w:rsidRPr="00703270">
        <w:rPr>
          <w:rFonts w:ascii="Times New Roman" w:hAnsi="Times New Roman" w:cs="Times New Roman"/>
          <w:noProof/>
        </w:rPr>
        <w:fldChar w:fldCharType="end"/>
      </w:r>
      <w:r w:rsidR="00574144" w:rsidRPr="00703270">
        <w:rPr>
          <w:rFonts w:ascii="Times New Roman" w:hAnsi="Times New Roman" w:cs="Times New Roman"/>
        </w:rPr>
        <w:t xml:space="preserve">: </w:t>
      </w:r>
      <w:r w:rsidR="00703270">
        <w:rPr>
          <w:rFonts w:ascii="Times New Roman" w:hAnsi="Times New Roman" w:cs="Times New Roman"/>
        </w:rPr>
        <w:t xml:space="preserve"> </w:t>
      </w:r>
      <w:r w:rsidR="000D20D5" w:rsidRPr="00703270">
        <w:rPr>
          <w:rFonts w:ascii="Times New Roman" w:hAnsi="Times New Roman" w:cs="Times New Roman"/>
        </w:rPr>
        <w:t xml:space="preserve">This figure demonstrate 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whose RG </w:t>
      </w:r>
      <w:proofErr w:type="gramStart"/>
      <w:r w:rsidR="00703270" w:rsidRPr="00703270">
        <w:rPr>
          <w:rFonts w:ascii="Times New Roman" w:hAnsi="Times New Roman" w:cs="Times New Roman"/>
        </w:rPr>
        <w:t>value surpass</w:t>
      </w:r>
      <w:proofErr w:type="gramEnd"/>
      <w:r w:rsidR="00703270" w:rsidRPr="00703270">
        <w:rPr>
          <w:rFonts w:ascii="Times New Roman" w:hAnsi="Times New Roman" w:cs="Times New Roman"/>
        </w:rPr>
        <w:t xml:space="preserve"> the th</w:t>
      </w:r>
      <w:r w:rsidR="00316C37" w:rsidRPr="00703270">
        <w:rPr>
          <w:rFonts w:ascii="Times New Roman" w:hAnsi="Times New Roman" w:cs="Times New Roman"/>
        </w:rPr>
        <w:t>reshold</w:t>
      </w:r>
      <w:r w:rsidR="00703270" w:rsidRPr="00703270">
        <w:rPr>
          <w:rFonts w:ascii="Times New Roman" w:hAnsi="Times New Roman" w:cs="Times New Roman"/>
        </w:rPr>
        <w:t xml:space="preserve"> are correspond the damaged lines.</w:t>
      </w:r>
    </w:p>
    <w:p w:rsidR="00703270" w:rsidRPr="00703270" w:rsidRDefault="00703270" w:rsidP="00703270"/>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Then, the kernel work is finding the suitable threshold value of RG to divide the damaged rows and undamaged rows. In one pending image, the majority of the rows are undamaged, thus the average of the RG is nearly represent the datum RG value of undamaged rows. Also, the standard deviation of the RG can represent the extent of the RG augment of the damaged rows. Thus, the threshold value is defined as eq.7:</w:t>
      </w:r>
    </w:p>
    <w:p w:rsidR="009614F8" w:rsidRPr="009614F8" w:rsidRDefault="009614F8" w:rsidP="009614F8">
      <w:pPr>
        <w:ind w:right="105"/>
        <w:jc w:val="right"/>
        <w:rPr>
          <w:rFonts w:ascii="Times New Roman" w:hAnsi="Times New Roman" w:cs="Times New Roman"/>
        </w:rPr>
      </w:pPr>
      <w:r w:rsidRPr="009614F8">
        <w:object w:dxaOrig="6060" w:dyaOrig="1280">
          <v:shape id="_x0000_i1034" type="#_x0000_t75" style="width:303pt;height:64.5pt" o:ole="">
            <v:imagedata r:id="rId33" o:title=""/>
          </v:shape>
          <o:OLEObject Type="Embed" ProgID="Equation.DSMT4" ShapeID="_x0000_i1034" DrawAspect="Content" ObjectID="_1621665998" r:id="rId34"/>
        </w:object>
      </w:r>
      <w:r w:rsidRPr="009614F8">
        <w:t xml:space="preserve">       （</w:t>
      </w:r>
      <w:r w:rsidRPr="009614F8">
        <w:rPr>
          <w:rFonts w:hint="eastAsia"/>
        </w:rPr>
        <w:t>7）</w:t>
      </w:r>
    </w:p>
    <w:p w:rsidR="009614F8" w:rsidRPr="009614F8" w:rsidRDefault="009614F8" w:rsidP="009614F8">
      <w:pPr>
        <w:ind w:right="31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After remove the rows that adjoin the damaged row, the pending rows can be marked as fig.6.</w:t>
      </w:r>
    </w:p>
    <w:p w:rsidR="009614F8" w:rsidRPr="009614F8" w:rsidRDefault="009614F8" w:rsidP="009614F8">
      <w:pPr>
        <w:ind w:right="105"/>
        <w:jc w:val="left"/>
      </w:pPr>
      <w:r w:rsidRPr="009614F8">
        <w:rPr>
          <w:rFonts w:ascii="Times New Roman" w:hAnsi="Times New Roman" w:cs="Times New Roman"/>
        </w:rPr>
        <w:t>Then, choose the restoring method automatically through whether the damaged rows are intensive, the judge formula is eq.8:</w:t>
      </w:r>
    </w:p>
    <w:p w:rsidR="009614F8" w:rsidRPr="009614F8" w:rsidRDefault="009614F8" w:rsidP="009614F8">
      <w:pPr>
        <w:ind w:right="105"/>
        <w:jc w:val="left"/>
      </w:pPr>
    </w:p>
    <w:p w:rsidR="009614F8" w:rsidRPr="009614F8" w:rsidRDefault="009614F8" w:rsidP="009614F8">
      <w:pPr>
        <w:ind w:right="105"/>
        <w:jc w:val="right"/>
      </w:pPr>
      <w:r w:rsidRPr="009614F8">
        <w:t xml:space="preserve">               </w:t>
      </w:r>
      <m:oMath>
        <m:r>
          <m:rPr>
            <m:sty m:val="p"/>
          </m:rPr>
          <w:rPr>
            <w:rFonts w:ascii="Cambria Math" w:hAnsi="Cambria Math"/>
          </w:rPr>
          <m:t>intensive flag=</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yes    restoring by criminisi</m:t>
                </m:r>
              </m:e>
              <m:e>
                <m:r>
                  <w:rPr>
                    <w:rFonts w:ascii="Cambria Math" w:hAnsi="Cambria Math"/>
                  </w:rPr>
                  <m:t>no           restoring by TV</m:t>
                </m:r>
              </m:e>
            </m:eqArr>
          </m:e>
        </m:d>
      </m:oMath>
      <w:r w:rsidRPr="009614F8">
        <w:t xml:space="preserve">                (8)   </w:t>
      </w:r>
    </w:p>
    <w:p w:rsidR="009614F8" w:rsidRPr="009614F8" w:rsidRDefault="009614F8" w:rsidP="009614F8">
      <w:pPr>
        <w:ind w:right="105"/>
        <w:jc w:val="right"/>
      </w:pPr>
    </w:p>
    <w:p w:rsidR="009614F8" w:rsidRPr="009614F8" w:rsidRDefault="009614F8" w:rsidP="009614F8">
      <w:pPr>
        <w:ind w:right="105"/>
        <w:jc w:val="left"/>
        <w:rPr>
          <w:rFonts w:ascii="Times New Roman" w:hAnsi="Times New Roman" w:cs="Times New Roman"/>
        </w:rPr>
      </w:pPr>
      <w:r w:rsidRPr="009614F8">
        <w:rPr>
          <w:rFonts w:ascii="Times New Roman" w:hAnsi="Times New Roman" w:cs="Times New Roman"/>
        </w:rPr>
        <w:t>To sum up, after the algorithm mentioned above, the pending image marked having long stripe defects can be restored automatically without any manual intervention.</w:t>
      </w:r>
    </w:p>
    <w:p w:rsidR="009614F8" w:rsidRPr="009614F8" w:rsidRDefault="009614F8" w:rsidP="009614F8">
      <w:pPr>
        <w:ind w:right="105"/>
        <w:jc w:val="left"/>
      </w:pP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71" w:author="China" w:date="2019-06-06T10:29:00Z">
        <w:r w:rsidRPr="009614F8" w:rsidDel="0096377A">
          <w:rPr>
            <w:rFonts w:ascii="Times New Roman" w:hAnsi="Times New Roman" w:cs="Times New Roman"/>
            <w:b/>
          </w:rPr>
          <w:delText>4</w:delText>
        </w:r>
      </w:del>
      <w:ins w:id="72" w:author="China" w:date="2019-06-06T10:29:00Z">
        <w:r w:rsidR="0096377A">
          <w:rPr>
            <w:rFonts w:ascii="Times New Roman" w:hAnsi="Times New Roman" w:cs="Times New Roman" w:hint="eastAsia"/>
            <w:b/>
          </w:rPr>
          <w:t>3</w:t>
        </w:r>
      </w:ins>
      <w:r w:rsidRPr="009614F8">
        <w:rPr>
          <w:rFonts w:ascii="Times New Roman" w:hAnsi="Times New Roman" w:cs="Times New Roman"/>
          <w:b/>
        </w:rPr>
        <w:t xml:space="preserve">.2 Short sparse stripe restoration </w:t>
      </w:r>
    </w:p>
    <w:p w:rsidR="009614F8" w:rsidRPr="009614F8" w:rsidRDefault="009614F8" w:rsidP="009614F8">
      <w:pPr>
        <w:rPr>
          <w:rFonts w:ascii="Times New Roman" w:hAnsi="Times New Roman" w:cs="Times New Roman"/>
        </w:rPr>
      </w:pPr>
      <w:r w:rsidRPr="009614F8">
        <w:rPr>
          <w:rFonts w:ascii="Times New Roman" w:hAnsi="Times New Roman" w:cs="Times New Roman"/>
        </w:rPr>
        <w:t xml:space="preserve">Short stripe defects can be viewed as global sparse outliers, although they are separately looked as </w:t>
      </w:r>
      <w:r w:rsidRPr="009614F8">
        <w:rPr>
          <w:rFonts w:ascii="Times New Roman" w:hAnsi="Times New Roman" w:cs="Times New Roman"/>
        </w:rPr>
        <w:lastRenderedPageBreak/>
        <w:t xml:space="preserve">local damages. Beside the sparse defects, the undamaged area of the pending image is identified as low-rank matrix. On this assumption, the restoring process is become a work that recover the low-rank section of the pending image, namely separating </w:t>
      </w:r>
      <w:r w:rsidRPr="009614F8">
        <w:rPr>
          <w:rFonts w:ascii="Times New Roman" w:hAnsi="Times New Roman" w:cs="Times New Roman"/>
          <w:b/>
        </w:rPr>
        <w:t>M</w:t>
      </w:r>
      <w:r w:rsidRPr="009614F8">
        <w:rPr>
          <w:rFonts w:ascii="Times New Roman" w:hAnsi="Times New Roman" w:cs="Times New Roman"/>
        </w:rPr>
        <w:t xml:space="preserve">= </w:t>
      </w:r>
      <w:bookmarkStart w:id="73" w:name="OLE_LINK3"/>
      <w:bookmarkStart w:id="74" w:name="OLE_LINK4"/>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w:t>
      </w:r>
      <w:r w:rsidRPr="009614F8">
        <w:rPr>
          <w:rFonts w:ascii="Times New Roman" w:hAnsi="Times New Roman" w:cs="Times New Roman"/>
          <w:b/>
        </w:rPr>
        <w:t>S</w:t>
      </w:r>
      <w:r w:rsidRPr="009614F8">
        <w:rPr>
          <w:rFonts w:ascii="Times New Roman" w:hAnsi="Times New Roman" w:cs="Times New Roman"/>
          <w:vertAlign w:val="subscript"/>
        </w:rPr>
        <w:t>0</w:t>
      </w:r>
      <w:bookmarkEnd w:id="73"/>
      <w:bookmarkEnd w:id="74"/>
      <w:r w:rsidRPr="009614F8">
        <w:rPr>
          <w:rFonts w:ascii="Times New Roman" w:hAnsi="Times New Roman" w:cs="Times New Roman"/>
        </w:rPr>
        <w:t xml:space="preserve"> into the terms </w:t>
      </w:r>
      <w:r w:rsidRPr="009614F8">
        <w:rPr>
          <w:rFonts w:ascii="Times New Roman" w:hAnsi="Times New Roman" w:cs="Times New Roman"/>
          <w:b/>
        </w:rPr>
        <w:t>L</w:t>
      </w:r>
      <w:r w:rsidRPr="009614F8">
        <w:rPr>
          <w:rFonts w:ascii="Times New Roman" w:hAnsi="Times New Roman" w:cs="Times New Roman"/>
          <w:vertAlign w:val="subscript"/>
        </w:rPr>
        <w:t>0</w:t>
      </w:r>
      <w:r w:rsidRPr="009614F8">
        <w:rPr>
          <w:rFonts w:ascii="Times New Roman" w:hAnsi="Times New Roman" w:cs="Times New Roman"/>
        </w:rPr>
        <w:t xml:space="preserve"> and S</w:t>
      </w:r>
      <w:r w:rsidRPr="009614F8">
        <w:rPr>
          <w:rFonts w:ascii="Times New Roman" w:hAnsi="Times New Roman" w:cs="Times New Roman"/>
          <w:vertAlign w:val="subscript"/>
        </w:rPr>
        <w:t>0</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&lt;EndNote&gt;&lt;Cite&gt;&lt;Author&gt;Candès&lt;/Author&gt;&lt;Year&gt;2011&lt;/Year&gt;&lt;RecNum&gt;40&lt;/RecNum&gt;&lt;DisplayText&gt;[24]&lt;/DisplayText&gt;&lt;record&gt;&lt;rec-number&gt;40&lt;/rec-number&gt;&lt;foreign-keys&gt;&lt;key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[24]</w:t>
      </w:r>
      <w:r w:rsidRPr="009614F8">
        <w:rPr>
          <w:rFonts w:ascii="Times New Roman" w:hAnsi="Times New Roman" w:cs="Times New Roman"/>
        </w:rPr>
        <w:fldChar w:fldCharType="end"/>
      </w:r>
      <w:r w:rsidRPr="009614F8">
        <w:rPr>
          <w:rFonts w:ascii="Times New Roman" w:hAnsi="Times New Roman" w:cs="Times New Roman"/>
        </w:rPr>
        <w:t xml:space="preserve">. Although the problem is N-P hard, a super-duper solution to those low-rank and sparse decomposition problem was introduced by Emmanuel </w:t>
      </w:r>
      <w:proofErr w:type="spellStart"/>
      <w:r w:rsidRPr="009614F8">
        <w:rPr>
          <w:rFonts w:ascii="Times New Roman" w:hAnsi="Times New Roman" w:cs="Times New Roman"/>
        </w:rPr>
        <w:t>Cand´es</w:t>
      </w:r>
      <w:proofErr w:type="spellEnd"/>
      <w:r w:rsidRPr="009614F8">
        <w:rPr>
          <w:rFonts w:ascii="Times New Roman" w:hAnsi="Times New Roman" w:cs="Times New Roman"/>
        </w:rPr>
        <w:t xml:space="preserve"> et al in 2010 called Robust Principal Component Analysis (RPCA). In this method, the low-rank L</w:t>
      </w:r>
      <w:r w:rsidRPr="009614F8">
        <w:rPr>
          <w:rFonts w:ascii="Times New Roman" w:hAnsi="Times New Roman" w:cs="Times New Roman"/>
          <w:vertAlign w:val="subscript"/>
        </w:rPr>
        <w:t>0</w:t>
      </w:r>
      <w:r w:rsidRPr="009614F8">
        <w:rPr>
          <w:rFonts w:ascii="Times New Roman" w:hAnsi="Times New Roman" w:cs="Times New Roman"/>
        </w:rPr>
        <w:t xml:space="preserve"> and sparse S</w:t>
      </w:r>
      <w:r w:rsidRPr="009614F8">
        <w:rPr>
          <w:rFonts w:ascii="Times New Roman" w:hAnsi="Times New Roman" w:cs="Times New Roman"/>
          <w:vertAlign w:val="subscript"/>
        </w:rPr>
        <w:t>0</w:t>
      </w:r>
      <w:r w:rsidRPr="009614F8">
        <w:rPr>
          <w:rFonts w:ascii="Times New Roman" w:hAnsi="Times New Roman" w:cs="Times New Roman"/>
        </w:rPr>
        <w:t xml:space="preserve"> which generated data can be exactly recovers by solving a simple convex program</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w:t>
      </w:r>
    </w:p>
    <w:p w:rsidR="009614F8" w:rsidRPr="009614F8" w:rsidRDefault="009614F8" w:rsidP="009614F8">
      <w:pPr>
        <w:rPr>
          <w:rFonts w:ascii="Times New Roman" w:hAnsi="Times New Roman" w:cs="Times New Roman"/>
        </w:rPr>
      </w:pPr>
    </w:p>
    <w:p w:rsidR="009614F8" w:rsidRPr="009614F8" w:rsidRDefault="009614F8" w:rsidP="009614F8">
      <w:pPr>
        <w:jc w:val="right"/>
        <w:rPr>
          <w:rFonts w:ascii="Times New Roman" w:hAnsi="Times New Roman" w:cs="Times New Roman"/>
        </w:rPr>
      </w:pPr>
      <w:r w:rsidRPr="009614F8">
        <w:object w:dxaOrig="2180" w:dyaOrig="760">
          <v:shape id="_x0000_i1035" type="#_x0000_t75" style="width:109.5pt;height:37.5pt" o:ole="">
            <v:imagedata r:id="rId35" o:title=""/>
          </v:shape>
          <o:OLEObject Type="Embed" ProgID="Equation.DSMT4" ShapeID="_x0000_i1035" DrawAspect="Content" ObjectID="_1621665999" r:id="rId36"/>
        </w:object>
      </w:r>
      <w:r w:rsidRPr="009614F8">
        <w:t xml:space="preserve">                            (9)</w:t>
      </w:r>
    </w:p>
    <w:p w:rsidR="009614F8" w:rsidRPr="009614F8" w:rsidRDefault="009614F8" w:rsidP="009614F8"/>
    <w:p w:rsidR="009614F8" w:rsidRPr="009614F8" w:rsidRDefault="009614F8" w:rsidP="009614F8">
      <w:pPr>
        <w:jc w:val="right"/>
      </w:pPr>
    </w:p>
    <w:p w:rsidR="009614F8" w:rsidRPr="009614F8" w:rsidRDefault="009614F8" w:rsidP="009614F8">
      <w:pPr>
        <w:rPr>
          <w:rFonts w:ascii="Times New Roman" w:hAnsi="Times New Roman" w:cs="Times New Roman"/>
        </w:rPr>
      </w:pPr>
      <w:proofErr w:type="gramStart"/>
      <w:r w:rsidRPr="009614F8">
        <w:rPr>
          <w:rFonts w:ascii="Times New Roman" w:hAnsi="Times New Roman" w:cs="Times New Roman"/>
        </w:rPr>
        <w:t xml:space="preserve">Where  </w:t>
      </w:r>
      <w:bookmarkStart w:id="75" w:name="OLE_LINK5"/>
      <w:bookmarkStart w:id="76" w:name="OLE_LINK6"/>
      <w:proofErr w:type="gramEnd"/>
      <m:oMath>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L</m:t>
                </m:r>
              </m:e>
            </m:d>
          </m:e>
          <m:sub>
            <m:r>
              <m:rPr>
                <m:sty m:val="p"/>
              </m:rP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m:t>
            </m:r>
          </m:sub>
        </m:s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d>
          <m:dPr>
            <m:ctrlPr>
              <w:rPr>
                <w:rFonts w:ascii="Cambria Math" w:hAnsi="Cambria Math" w:cs="Times New Roman"/>
                <w:i/>
              </w:rPr>
            </m:ctrlPr>
          </m:dPr>
          <m:e>
            <m:r>
              <m:rPr>
                <m:sty m:val="bi"/>
              </m:rPr>
              <w:rPr>
                <w:rFonts w:ascii="Cambria Math" w:hAnsi="Cambria Math" w:cs="Times New Roman"/>
              </w:rPr>
              <m:t>L</m:t>
            </m:r>
          </m:e>
        </m:d>
        <w:bookmarkEnd w:id="75"/>
        <w:bookmarkEnd w:id="76"/>
        <m:r>
          <w:rPr>
            <w:rFonts w:ascii="Cambria Math" w:hAnsi="Cambria Math" w:cs="Times New Roman"/>
          </w:rPr>
          <m:t xml:space="preserve"> </m:t>
        </m:r>
      </m:oMath>
      <w:r w:rsidRPr="009614F8">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d>
              <m:dPr>
                <m:begChr m:val="‖"/>
                <m:endChr m:val="‖"/>
                <m:ctrlPr>
                  <w:rPr>
                    <w:rFonts w:ascii="Cambria Math" w:hAnsi="Cambria Math" w:cs="Times New Roman"/>
                    <w:i/>
                  </w:rPr>
                </m:ctrlPr>
              </m:dPr>
              <m:e>
                <m:r>
                  <m:rPr>
                    <m:sty m:val="bi"/>
                  </m:rPr>
                  <w:rPr>
                    <w:rFonts w:ascii="Cambria Math" w:hAnsi="Cambria Math" w:cs="Times New Roman"/>
                  </w:rPr>
                  <m:t>S</m:t>
                </m:r>
              </m:e>
            </m:d>
          </m:e>
          <m:sub>
            <m:r>
              <m:rPr>
                <m:sty m:val="p"/>
              </m:rP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ij</m:t>
            </m:r>
          </m:sub>
        </m:sSub>
        <m:d>
          <m:dPr>
            <m:begChr m:val="|"/>
            <m:endChr m:val="|"/>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M</m:t>
                </m:r>
              </m:e>
              <m:sub>
                <m:r>
                  <w:rPr>
                    <w:rFonts w:ascii="Cambria Math" w:hAnsi="Cambria Math" w:cs="Times New Roman"/>
                  </w:rPr>
                  <m:t>ij</m:t>
                </m:r>
              </m:sub>
            </m:sSub>
          </m:e>
        </m:d>
      </m:oMath>
      <w:r w:rsidRPr="009614F8">
        <w:rPr>
          <w:rFonts w:ascii="Times New Roman" w:hAnsi="Times New Roman" w:cs="Times New Roman"/>
        </w:rPr>
        <w:t>. This principle has been widely used in image processing and video processing</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&lt;EndNote&gt;&lt;Cite&gt;&lt;Author&gt;Bouwmans&lt;/Author&gt;&lt;Year&gt;2018&lt;/Year&gt;&lt;RecNum&gt;41&lt;/RecNum&gt;&lt;DisplayText&gt;[26]&lt;/DisplayText&gt;&lt;record&gt;&lt;rec-number&gt;41&lt;/rec-number&gt;&lt;foreign-keys&gt;&lt;key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Processing&lt;/title&gt;&lt;/titles&gt;&lt;pages&gt;1427-1457&lt;/pages&gt;&lt;volume&gt;106&lt;/volume&gt;&lt;number&gt;8&lt;/number&gt;&lt;dates&gt;&lt;year&gt;2018&lt;/year&gt;&lt;/dates&gt;&lt;urls&gt;&lt;/urls&gt;&lt;/record&gt;&lt;/Cite&gt;&lt;/EndNote&gt;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[26]</w:t>
      </w:r>
      <w:r w:rsidRPr="009614F8">
        <w:rPr>
          <w:rFonts w:ascii="Times New Roman" w:hAnsi="Times New Roman" w:cs="Times New Roman"/>
        </w:rPr>
        <w:fldChar w:fldCharType="end"/>
      </w:r>
      <w:r w:rsidRPr="009614F8">
        <w:rPr>
          <w:rFonts w:ascii="Times New Roman" w:hAnsi="Times New Roman" w:cs="Times New Roman"/>
        </w:rPr>
        <w:t>, and inspire applied work in image video analysis</w:t>
      </w:r>
      <w:r w:rsidRPr="009614F8">
        <w:rPr>
          <w:rFonts w:ascii="Times New Roman" w:hAnsi="Times New Roman" w:cs="Times New Roman"/>
        </w:rPr>
        <w:fldChar w:fldCharType="begin"/>
      </w:r>
      <w:r w:rsidRPr="009614F8">
        <w:rPr>
          <w:rFonts w:ascii="Times New Roman" w:hAnsi="Times New Roman" w:cs="Times New Roman"/>
        </w:rPr>
        <w:instrText xml:space="preserve"> ADDIN EN.CITE &lt;EndNote&gt;&lt;Cite&gt;&lt;Author&gt;Candes&lt;/Author&gt;&lt;Year&gt;2011&lt;/Year&gt;&lt;RecNum&gt;45&lt;/RecNum&gt;&lt;DisplayText&gt;[25]&lt;/DisplayText&gt;&lt;record&gt;&lt;rec-number&gt;45&lt;/rec-number&gt;&lt;foreign-keys&gt;&lt;key app="EN" db-id="verpexpsbvapzrerrdnvtt52s9555xfsavz2" timestamp="1557713354"&gt;45&lt;/key&gt;&lt;/foreign-keys&gt;&lt;ref-type name="Journal Article"&gt;17&lt;/ref-type&gt;&lt;contributors&gt;&lt;authors&gt;&lt;author&gt;Candes, Emmanuel J.&lt;/author&gt;&lt;author&gt;Li, Xiaodong&lt;/author&gt;&lt;author&gt;Ma, Yi&lt;/author&gt;&lt;author&gt;Wright, John %J Journal of the Acm&lt;/author&gt;&lt;/authors&gt;&lt;/contributors&gt;&lt;titles&gt;&lt;title&gt;Robust Principal Component Analysis?&lt;/title&gt;&lt;/titles&gt;&lt;pages&gt;1-37&lt;/pages&gt;&lt;volume&gt;58&lt;/volume&gt;&lt;number&gt;3&lt;/number&gt;&lt;dates&gt;&lt;year&gt;2011&lt;/year&gt;&lt;/dates&gt;&lt;urls&gt;&lt;/urls&gt;&lt;/record&gt;&lt;/Cite&gt;&lt;/EndNote&gt;</w:instrText>
      </w:r>
      <w:r w:rsidRPr="009614F8">
        <w:rPr>
          <w:rFonts w:ascii="Times New Roman" w:hAnsi="Times New Roman" w:cs="Times New Roman"/>
        </w:rPr>
        <w:fldChar w:fldCharType="separate"/>
      </w:r>
      <w:r w:rsidRPr="009614F8">
        <w:rPr>
          <w:rFonts w:ascii="Times New Roman" w:hAnsi="Times New Roman" w:cs="Times New Roman"/>
          <w:noProof/>
        </w:rPr>
        <w:t>[25]</w:t>
      </w:r>
      <w:r w:rsidRPr="009614F8">
        <w:rPr>
          <w:rFonts w:ascii="Times New Roman" w:hAnsi="Times New Roman" w:cs="Times New Roman"/>
        </w:rPr>
        <w:fldChar w:fldCharType="end"/>
      </w:r>
      <w:r w:rsidRPr="009614F8">
        <w:rPr>
          <w:rFonts w:ascii="Times New Roman" w:hAnsi="Times New Roman" w:cs="Times New Roman"/>
        </w:rPr>
        <w:t xml:space="preserve">. On account of that the short sparse stripe defects can be viewed as the S matrix, restoring this kind of defects can be solved by RPCA as Figure 6 present. </w:t>
      </w:r>
    </w:p>
    <w:p w:rsidR="009614F8" w:rsidRPr="009614F8" w:rsidRDefault="009614F8" w:rsidP="009614F8">
      <w:pPr>
        <w:keepNext/>
        <w:jc w:val="center"/>
      </w:pPr>
      <w:r w:rsidRPr="009614F8">
        <w:rPr>
          <w:noProof/>
        </w:rPr>
        <w:drawing>
          <wp:inline distT="0" distB="0" distL="0" distR="0" wp14:anchorId="146FB2C2" wp14:editId="1C29786D">
            <wp:extent cx="3649345" cy="1720850"/>
            <wp:effectExtent l="0" t="0" r="8255" b="0"/>
            <wp:docPr id="12" name="图片 12" descr="E:\研究生阶段\STM+TERS课题\stmLitterPapper\STM-Image-Porcess-Little-Papper\image origin\fig7\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研究生阶段\STM+TERS课题\stmLitterPapper\STM-Image-Porcess-Little-Papper\image origin\fig7\绘图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9345" cy="1720850"/>
                    </a:xfrm>
                    <a:prstGeom prst="rect">
                      <a:avLst/>
                    </a:prstGeom>
                    <a:noFill/>
                    <a:ln>
                      <a:noFill/>
                    </a:ln>
                  </pic:spPr>
                </pic:pic>
              </a:graphicData>
            </a:graphic>
          </wp:inline>
        </w:drawing>
      </w:r>
    </w:p>
    <w:p w:rsidR="009614F8" w:rsidRPr="009614F8" w:rsidRDefault="009614F8" w:rsidP="009614F8">
      <w:pPr>
        <w:jc w:val="center"/>
        <w:rPr>
          <w:rFonts w:ascii="Times New Roman" w:eastAsia="黑体" w:hAnsi="Times New Roman" w:cs="Times New Roman"/>
          <w:sz w:val="20"/>
          <w:szCs w:val="20"/>
        </w:rPr>
      </w:pPr>
      <w:r w:rsidRPr="009614F8">
        <w:rPr>
          <w:rFonts w:ascii="Times New Roman" w:eastAsia="黑体" w:hAnsi="Times New Roman" w:cs="Times New Roman"/>
          <w:sz w:val="20"/>
          <w:szCs w:val="20"/>
        </w:rPr>
        <w:t xml:space="preserve">Figure </w:t>
      </w:r>
      <w:r w:rsidRPr="009614F8">
        <w:rPr>
          <w:rFonts w:ascii="Times New Roman" w:eastAsia="黑体" w:hAnsi="Times New Roman" w:cs="Times New Roman"/>
          <w:sz w:val="20"/>
          <w:szCs w:val="20"/>
        </w:rPr>
        <w:fldChar w:fldCharType="begin"/>
      </w:r>
      <w:r w:rsidRPr="009614F8">
        <w:rPr>
          <w:rFonts w:ascii="Times New Roman" w:eastAsia="黑体" w:hAnsi="Times New Roman" w:cs="Times New Roman"/>
          <w:sz w:val="20"/>
          <w:szCs w:val="20"/>
        </w:rPr>
        <w:instrText xml:space="preserve"> SEQ Figure \* ARABIC </w:instrText>
      </w:r>
      <w:r w:rsidRPr="009614F8">
        <w:rPr>
          <w:rFonts w:ascii="Times New Roman" w:eastAsia="黑体" w:hAnsi="Times New Roman" w:cs="Times New Roman"/>
          <w:sz w:val="20"/>
          <w:szCs w:val="20"/>
        </w:rPr>
        <w:fldChar w:fldCharType="separate"/>
      </w:r>
      <w:r w:rsidR="00A569ED">
        <w:rPr>
          <w:rFonts w:ascii="Times New Roman" w:eastAsia="黑体" w:hAnsi="Times New Roman" w:cs="Times New Roman"/>
          <w:noProof/>
          <w:sz w:val="20"/>
          <w:szCs w:val="20"/>
        </w:rPr>
        <w:t>6</w:t>
      </w:r>
      <w:r w:rsidRPr="009614F8">
        <w:rPr>
          <w:rFonts w:ascii="Times New Roman" w:eastAsia="黑体" w:hAnsi="Times New Roman" w:cs="Times New Roman"/>
          <w:sz w:val="20"/>
          <w:szCs w:val="20"/>
        </w:rPr>
        <w:fldChar w:fldCharType="end"/>
      </w:r>
      <w:r w:rsidRPr="009614F8">
        <w:rPr>
          <w:rFonts w:ascii="Times New Roman" w:eastAsia="黑体" w:hAnsi="Times New Roman" w:cs="Times New Roman"/>
          <w:sz w:val="20"/>
          <w:szCs w:val="20"/>
        </w:rPr>
        <w:t xml:space="preserve">: the figure present how the RPCA restore the short sparse stripe. The RPCA algorithm divides the row image into two matrixes, the S matrix includes the sparse outliers (short stripe) of the image, and the L matrix includes </w:t>
      </w:r>
      <w:proofErr w:type="gramStart"/>
      <w:r w:rsidRPr="009614F8">
        <w:rPr>
          <w:rFonts w:ascii="Times New Roman" w:eastAsia="黑体" w:hAnsi="Times New Roman" w:cs="Times New Roman"/>
          <w:sz w:val="20"/>
          <w:szCs w:val="20"/>
        </w:rPr>
        <w:t>the remain</w:t>
      </w:r>
      <w:proofErr w:type="gramEnd"/>
      <w:r w:rsidRPr="009614F8">
        <w:rPr>
          <w:rFonts w:ascii="Times New Roman" w:eastAsia="黑体" w:hAnsi="Times New Roman" w:cs="Times New Roman"/>
          <w:sz w:val="20"/>
          <w:szCs w:val="20"/>
        </w:rPr>
        <w:t xml:space="preserve"> low rank section. The L matrix is the image that restored by RPCA.</w:t>
      </w:r>
    </w:p>
    <w:p w:rsidR="009614F8" w:rsidRPr="009614F8" w:rsidRDefault="009614F8" w:rsidP="009614F8">
      <w:pPr>
        <w:rPr>
          <w:rFonts w:ascii="Times New Roman" w:hAnsi="Times New Roman" w:cs="Times New Roman"/>
          <w:b/>
        </w:rPr>
      </w:pPr>
      <w:proofErr w:type="gramStart"/>
      <w:r w:rsidRPr="009614F8">
        <w:rPr>
          <w:rFonts w:ascii="Times New Roman" w:hAnsi="Times New Roman" w:cs="Times New Roman"/>
          <w:b/>
        </w:rPr>
        <w:t>2.</w:t>
      </w:r>
      <w:proofErr w:type="gramEnd"/>
      <w:del w:id="77" w:author="China" w:date="2019-06-06T10:29:00Z">
        <w:r w:rsidRPr="009614F8" w:rsidDel="0096377A">
          <w:rPr>
            <w:rFonts w:ascii="Times New Roman" w:hAnsi="Times New Roman" w:cs="Times New Roman"/>
            <w:b/>
          </w:rPr>
          <w:delText>4</w:delText>
        </w:r>
      </w:del>
      <w:ins w:id="78" w:author="China" w:date="2019-06-06T10:29:00Z">
        <w:r w:rsidR="0096377A">
          <w:rPr>
            <w:rFonts w:ascii="Times New Roman" w:hAnsi="Times New Roman" w:cs="Times New Roman" w:hint="eastAsia"/>
            <w:b/>
          </w:rPr>
          <w:t>3</w:t>
        </w:r>
      </w:ins>
      <w:r w:rsidRPr="009614F8">
        <w:rPr>
          <w:rFonts w:ascii="Times New Roman" w:hAnsi="Times New Roman" w:cs="Times New Roman"/>
          <w:b/>
        </w:rPr>
        <w:t>.3 periodic noise restoration</w:t>
      </w:r>
    </w:p>
    <w:p w:rsidR="009614F8" w:rsidRPr="009614F8" w:rsidRDefault="009614F8" w:rsidP="009614F8">
      <w:pPr>
        <w:ind w:firstLineChars="200" w:firstLine="420"/>
        <w:rPr>
          <w:rFonts w:ascii="Times New Roman" w:hAnsi="Times New Roman" w:cs="Times New Roman"/>
        </w:rPr>
      </w:pPr>
      <w:r w:rsidRPr="009614F8">
        <w:rPr>
          <w:rFonts w:ascii="Times New Roman" w:hAnsi="Times New Roman" w:cs="Times New Roman"/>
        </w:rPr>
        <w:t xml:space="preserve">Periodic noise is usually hard processed directly in time domain although it has obvious periodic feature. Because of the ability of Fourier transform that converting complex convolution operation in spatial domain into simple product operation in frequency </w:t>
      </w:r>
      <w:proofErr w:type="gramStart"/>
      <w:r w:rsidRPr="009614F8">
        <w:rPr>
          <w:rFonts w:ascii="Times New Roman" w:hAnsi="Times New Roman" w:cs="Times New Roman"/>
        </w:rPr>
        <w:t>domain,</w:t>
      </w:r>
      <w:proofErr w:type="gramEnd"/>
      <w:r w:rsidRPr="009614F8">
        <w:rPr>
          <w:rFonts w:ascii="Times New Roman" w:hAnsi="Times New Roman" w:cs="Times New Roman"/>
        </w:rPr>
        <w:t xml:space="preserve"> frequency domain filtering has been widely used in periodic de-noising of images. While</w:t>
      </w:r>
      <w:r w:rsidRPr="009614F8">
        <w:rPr>
          <w:rFonts w:ascii="Times New Roman" w:hAnsi="Times New Roman" w:cs="Times New Roman"/>
        </w:rPr>
        <w:t>，</w:t>
      </w:r>
      <w:r w:rsidRPr="009614F8">
        <w:rPr>
          <w:rFonts w:ascii="Times New Roman" w:hAnsi="Times New Roman" w:cs="Times New Roman"/>
        </w:rPr>
        <w:t xml:space="preserve">the shape and location of the filter determine the effect of de-noising , thus positioning the frequency domain that to be removed is a very important task. The Fourier transform of two-dimensional image </w:t>
      </w:r>
      <m:oMath>
        <m:r>
          <w:rPr>
            <w:rFonts w:ascii="Cambria Math" w:hAnsi="Cambria Math" w:cs="Times New Roman"/>
          </w:rPr>
          <m:t>f(x,,y)</m:t>
        </m:r>
      </m:oMath>
      <w:r w:rsidRPr="009614F8">
        <w:rPr>
          <w:rFonts w:ascii="Times New Roman" w:hAnsi="Times New Roman" w:cs="Times New Roman"/>
        </w:rPr>
        <w:t xml:space="preserve"> is eq.10:</w:t>
      </w:r>
    </w:p>
    <w:p w:rsidR="009614F8" w:rsidRPr="009614F8" w:rsidRDefault="009614F8" w:rsidP="00AF0439">
      <w:pPr>
        <w:ind w:firstLineChars="200" w:firstLine="420"/>
        <w:jc w:val="right"/>
        <w:rPr>
          <w:rFonts w:ascii="Times New Roman" w:hAnsi="Times New Roman" w:cs="Times New Roman"/>
        </w:rPr>
      </w:pPr>
      <w:r w:rsidRPr="009614F8">
        <w:object w:dxaOrig="3820" w:dyaOrig="720">
          <v:shape id="_x0000_i1036" type="#_x0000_t75" style="width:191pt;height:37.5pt" o:ole="">
            <v:imagedata r:id="rId38" o:title=""/>
          </v:shape>
          <o:OLEObject Type="Embed" ProgID="Equation.DSMT4" ShapeID="_x0000_i1036" DrawAspect="Content" ObjectID="_1621666000" r:id="rId39"/>
        </w:object>
      </w:r>
      <w:r w:rsidR="00AF0439">
        <w:t xml:space="preserve">              </w:t>
      </w:r>
      <w:r w:rsidR="00AF0439">
        <w:rPr>
          <w:rFonts w:hint="eastAsia"/>
        </w:rPr>
        <w:t>（10）</w:t>
      </w:r>
    </w:p>
    <w:p w:rsidR="009614F8" w:rsidRPr="009614F8" w:rsidRDefault="009614F8" w:rsidP="009614F8">
      <w:pPr>
        <w:ind w:right="105"/>
        <w:jc w:val="right"/>
      </w:pPr>
    </w:p>
    <w:p w:rsidR="009614F8" w:rsidRDefault="009614F8" w:rsidP="009614F8">
      <w:pPr>
        <w:rPr>
          <w:rFonts w:ascii="Times New Roman" w:hAnsi="Times New Roman" w:cs="Times New Roman"/>
        </w:rPr>
      </w:pPr>
      <w:r w:rsidRPr="009614F8">
        <w:rPr>
          <w:rFonts w:ascii="Times New Roman" w:hAnsi="Times New Roman" w:cs="Times New Roman"/>
        </w:rPr>
        <w:t>The frequency of periodic noise is two light vertical lines centrosymmetric distributing around the cente</w:t>
      </w:r>
      <w:r w:rsidR="00AF0439">
        <w:rPr>
          <w:rFonts w:ascii="Times New Roman" w:hAnsi="Times New Roman" w:cs="Times New Roman"/>
        </w:rPr>
        <w:t>r of the spectrogram as the F</w:t>
      </w:r>
      <w:r w:rsidR="00AF0439">
        <w:rPr>
          <w:rFonts w:ascii="Times New Roman" w:hAnsi="Times New Roman" w:cs="Times New Roman" w:hint="eastAsia"/>
        </w:rPr>
        <w:t>ig</w:t>
      </w:r>
      <w:r w:rsidR="00AF0439">
        <w:rPr>
          <w:rFonts w:ascii="Times New Roman" w:hAnsi="Times New Roman" w:cs="Times New Roman"/>
        </w:rPr>
        <w:t xml:space="preserve">ure </w:t>
      </w:r>
      <w:r w:rsidRPr="009614F8">
        <w:rPr>
          <w:rFonts w:ascii="Times New Roman" w:hAnsi="Times New Roman" w:cs="Times New Roman"/>
        </w:rPr>
        <w:t xml:space="preserve">8 presented. Also, analytically the distance between the </w:t>
      </w:r>
      <w:r w:rsidRPr="009614F8">
        <w:rPr>
          <w:rFonts w:ascii="Times New Roman" w:hAnsi="Times New Roman" w:cs="Times New Roman"/>
        </w:rPr>
        <w:lastRenderedPageBreak/>
        <w:t>light line and the center column is range from 1pixels to 6 pixels. The light lines’ position can be ensured by an index parameter called ‘</w:t>
      </w:r>
      <w:bookmarkStart w:id="79" w:name="OLE_LINK7"/>
      <w:bookmarkStart w:id="80" w:name="OLE_LINK8"/>
      <w:r w:rsidRPr="009614F8">
        <w:rPr>
          <w:rFonts w:ascii="Times New Roman" w:hAnsi="Times New Roman" w:cs="Times New Roman"/>
        </w:rPr>
        <w:t>column</w:t>
      </w:r>
      <w:bookmarkEnd w:id="79"/>
      <w:bookmarkEnd w:id="80"/>
      <w:r w:rsidRPr="009614F8">
        <w:rPr>
          <w:rFonts w:ascii="Times New Roman" w:hAnsi="Times New Roman" w:cs="Times New Roman"/>
        </w:rPr>
        <w:t xml:space="preserve"> gradient’ (denoted by CG) which is defined like the way mentioned in 2.4.1, as the eq.11.</w:t>
      </w:r>
    </w:p>
    <w:p w:rsidR="00AF0439" w:rsidRDefault="00AF0439" w:rsidP="009614F8">
      <w:pPr>
        <w:rPr>
          <w:rFonts w:ascii="Times New Roman" w:hAnsi="Times New Roman" w:cs="Times New Roman"/>
        </w:rPr>
      </w:pPr>
    </w:p>
    <w:p w:rsidR="009614F8" w:rsidRPr="009614F8" w:rsidRDefault="00AF0439" w:rsidP="00AF0439">
      <w:pPr>
        <w:jc w:val="right"/>
        <w:rPr>
          <w:rFonts w:ascii="Times New Roman" w:hAnsi="Times New Roman" w:cs="Times New Roman"/>
        </w:rPr>
      </w:pPr>
      <w:r>
        <w:object w:dxaOrig="5220" w:dyaOrig="680">
          <v:shape id="_x0000_i1037" type="#_x0000_t75" style="width:261pt;height:34.5pt" o:ole="">
            <v:imagedata r:id="rId40" o:title=""/>
          </v:shape>
          <o:OLEObject Type="Embed" ProgID="Equation.DSMT4" ShapeID="_x0000_i1037" DrawAspect="Content" ObjectID="_1621666001" r:id="rId41"/>
        </w:object>
      </w:r>
      <w:r>
        <w:t xml:space="preserve">          </w:t>
      </w:r>
      <w:r>
        <w:rPr>
          <w:rFonts w:hint="eastAsia"/>
        </w:rPr>
        <w:t>（11）</w:t>
      </w:r>
    </w:p>
    <w:p w:rsidR="009614F8" w:rsidRPr="009614F8" w:rsidRDefault="009614F8" w:rsidP="009614F8"/>
    <w:p w:rsidR="009614F8" w:rsidRDefault="009614F8" w:rsidP="009614F8">
      <w:pPr>
        <w:rPr>
          <w:rFonts w:ascii="Times New Roman" w:hAnsi="Times New Roman" w:cs="Times New Roman"/>
        </w:rPr>
      </w:pPr>
      <w:r w:rsidRPr="009614F8">
        <w:rPr>
          <w:rFonts w:ascii="Times New Roman" w:hAnsi="Times New Roman" w:cs="Times New Roman"/>
        </w:rPr>
        <w:t xml:space="preserve">So, the column which has the highest CG value is the light </w:t>
      </w:r>
      <w:proofErr w:type="gramStart"/>
      <w:r w:rsidRPr="009614F8">
        <w:rPr>
          <w:rFonts w:ascii="Times New Roman" w:hAnsi="Times New Roman" w:cs="Times New Roman"/>
        </w:rPr>
        <w:t>line which contain</w:t>
      </w:r>
      <w:proofErr w:type="gramEnd"/>
      <w:r w:rsidRPr="009614F8">
        <w:rPr>
          <w:rFonts w:ascii="Times New Roman" w:hAnsi="Times New Roman" w:cs="Times New Roman"/>
        </w:rPr>
        <w:t xml:space="preserve"> the spectrogram of the p</w:t>
      </w:r>
      <w:r w:rsidR="00AF0439">
        <w:rPr>
          <w:rFonts w:ascii="Times New Roman" w:hAnsi="Times New Roman" w:cs="Times New Roman"/>
        </w:rPr>
        <w:t>eriodic noise, as shown in Figure 7</w:t>
      </w:r>
      <w:r w:rsidRPr="009614F8">
        <w:rPr>
          <w:rFonts w:ascii="Times New Roman" w:hAnsi="Times New Roman" w:cs="Times New Roman"/>
        </w:rPr>
        <w:t>.</w:t>
      </w:r>
    </w:p>
    <w:p w:rsidR="004B13A9" w:rsidRPr="009614F8" w:rsidRDefault="004B13A9" w:rsidP="009614F8">
      <w:pPr>
        <w:rPr>
          <w:rFonts w:ascii="Times New Roman" w:hAnsi="Times New Roman" w:cs="Times New Roman"/>
        </w:rPr>
      </w:pPr>
    </w:p>
    <w:p w:rsidR="004B13A9" w:rsidRDefault="00970A63" w:rsidP="004B13A9">
      <w:pPr>
        <w:keepNext/>
      </w:pPr>
      <w:r w:rsidRPr="00970A63">
        <w:rPr>
          <w:noProof/>
        </w:rPr>
        <w:drawing>
          <wp:inline distT="0" distB="0" distL="0" distR="0">
            <wp:extent cx="4978364" cy="2990726"/>
            <wp:effectExtent l="0" t="0" r="0" b="635"/>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3160"/>
                    <a:stretch/>
                  </pic:blipFill>
                  <pic:spPr bwMode="auto">
                    <a:xfrm>
                      <a:off x="0" y="0"/>
                      <a:ext cx="4991102" cy="2998378"/>
                    </a:xfrm>
                    <a:prstGeom prst="rect">
                      <a:avLst/>
                    </a:prstGeom>
                    <a:noFill/>
                    <a:ln>
                      <a:noFill/>
                    </a:ln>
                    <a:extLst>
                      <a:ext uri="{53640926-AAD7-44D8-BBD7-CCE9431645EC}">
                        <a14:shadowObscured xmlns:a14="http://schemas.microsoft.com/office/drawing/2010/main"/>
                      </a:ext>
                    </a:extLst>
                  </pic:spPr>
                </pic:pic>
              </a:graphicData>
            </a:graphic>
          </wp:inline>
        </w:drawing>
      </w:r>
    </w:p>
    <w:p w:rsidR="004B13A9" w:rsidRPr="00930449" w:rsidRDefault="004B13A9" w:rsidP="004B13A9">
      <w:pPr>
        <w:pStyle w:val="ab"/>
        <w:rPr>
          <w:rFonts w:ascii="Times New Roman" w:hAnsi="Times New Roman" w:cs="Times New Roman"/>
          <w:sz w:val="21"/>
          <w:szCs w:val="21"/>
        </w:rPr>
      </w:pPr>
      <w:r w:rsidRPr="00930449">
        <w:rPr>
          <w:rFonts w:ascii="Times New Roman" w:hAnsi="Times New Roman" w:cs="Times New Roman"/>
          <w:sz w:val="21"/>
          <w:szCs w:val="21"/>
        </w:rPr>
        <w:t xml:space="preserve">Figure </w:t>
      </w:r>
      <w:r w:rsidRPr="00930449">
        <w:rPr>
          <w:rFonts w:ascii="Times New Roman" w:hAnsi="Times New Roman" w:cs="Times New Roman"/>
          <w:sz w:val="21"/>
          <w:szCs w:val="21"/>
        </w:rPr>
        <w:fldChar w:fldCharType="begin"/>
      </w:r>
      <w:r w:rsidRPr="00930449">
        <w:rPr>
          <w:rFonts w:ascii="Times New Roman" w:hAnsi="Times New Roman" w:cs="Times New Roman"/>
          <w:sz w:val="21"/>
          <w:szCs w:val="21"/>
        </w:rPr>
        <w:instrText xml:space="preserve"> SEQ Figure \* ARABIC </w:instrText>
      </w:r>
      <w:r w:rsidRPr="00930449">
        <w:rPr>
          <w:rFonts w:ascii="Times New Roman" w:hAnsi="Times New Roman" w:cs="Times New Roman"/>
          <w:sz w:val="21"/>
          <w:szCs w:val="21"/>
        </w:rPr>
        <w:fldChar w:fldCharType="separate"/>
      </w:r>
      <w:r w:rsidR="00A569ED">
        <w:rPr>
          <w:rFonts w:ascii="Times New Roman" w:hAnsi="Times New Roman" w:cs="Times New Roman"/>
          <w:noProof/>
          <w:sz w:val="21"/>
          <w:szCs w:val="21"/>
        </w:rPr>
        <w:t>7</w:t>
      </w:r>
      <w:r w:rsidRPr="00930449">
        <w:rPr>
          <w:rFonts w:ascii="Times New Roman" w:hAnsi="Times New Roman" w:cs="Times New Roman"/>
          <w:sz w:val="21"/>
          <w:szCs w:val="21"/>
        </w:rPr>
        <w:fldChar w:fldCharType="end"/>
      </w:r>
      <w:r w:rsidRPr="00930449">
        <w:rPr>
          <w:rFonts w:ascii="Times New Roman" w:hAnsi="Times New Roman" w:cs="Times New Roman"/>
          <w:sz w:val="21"/>
          <w:szCs w:val="21"/>
        </w:rPr>
        <w:t>: this figure demonstrate how to use the CG value to locate the spectrum of the periodic noise. The marked centrosymmetric light lines (124</w:t>
      </w:r>
      <w:r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Pr="00930449">
        <w:rPr>
          <w:rFonts w:ascii="Times New Roman" w:hAnsi="Times New Roman" w:cs="Times New Roman"/>
          <w:sz w:val="21"/>
          <w:szCs w:val="21"/>
        </w:rPr>
        <w:t xml:space="preserve"> &amp; 134</w:t>
      </w:r>
      <w:r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xml:space="preserve">. Thus, the location of the periodic noise spectrum can be ensured by the CG value. As the left two </w:t>
      </w:r>
      <w:proofErr w:type="gramStart"/>
      <w:r w:rsidR="00930449" w:rsidRPr="00930449">
        <w:rPr>
          <w:rFonts w:ascii="Times New Roman" w:hAnsi="Times New Roman" w:cs="Times New Roman"/>
          <w:sz w:val="21"/>
          <w:szCs w:val="21"/>
        </w:rPr>
        <w:t>image</w:t>
      </w:r>
      <w:proofErr w:type="gramEnd"/>
      <w:r w:rsidR="00930449" w:rsidRPr="00930449">
        <w:rPr>
          <w:rFonts w:ascii="Times New Roman" w:hAnsi="Times New Roman" w:cs="Times New Roman"/>
          <w:sz w:val="21"/>
          <w:szCs w:val="21"/>
        </w:rPr>
        <w:t xml:space="preserve"> shown, after removing the located section of spectrum, the periodic noise is restrained well.   </w:t>
      </w:r>
    </w:p>
    <w:p w:rsidR="009614F8" w:rsidRPr="009614F8" w:rsidRDefault="009614F8" w:rsidP="009614F8"/>
    <w:p w:rsidR="009614F8" w:rsidRPr="009614F8" w:rsidRDefault="009614F8" w:rsidP="009614F8">
      <w:pPr>
        <w:rPr>
          <w:rFonts w:ascii="Times New Roman" w:hAnsi="Times New Roman" w:cs="Times New Roman"/>
        </w:rPr>
      </w:pPr>
      <w:r w:rsidRPr="009614F8">
        <w:rPr>
          <w:rFonts w:ascii="Times New Roman" w:hAnsi="Times New Roman" w:cs="Times New Roman"/>
        </w:rPr>
        <w:t>After ensuring the light lines’ position, the next task is to estimate whether the light lines are distributing as ‘left high right low’ mode or ‘left low right high’ mode. Through analyzing the   pixels value</w:t>
      </w:r>
      <w:r w:rsidR="00703270">
        <w:rPr>
          <w:rFonts w:ascii="Times New Roman" w:hAnsi="Times New Roman" w:cs="Times New Roman"/>
        </w:rPr>
        <w:t xml:space="preserve"> in the left light line in Figure 8</w:t>
      </w:r>
      <w:r w:rsidRPr="009614F8">
        <w:rPr>
          <w:rFonts w:ascii="Times New Roman" w:hAnsi="Times New Roman" w:cs="Times New Roman"/>
        </w:rPr>
        <w:t xml:space="preserve">, when the distribution mode is ‘left high right low, the average of the 1~128 pixels is obvious higher than that of the 129-256 pixels, vice versa. </w:t>
      </w:r>
    </w:p>
    <w:p w:rsidR="009614F8" w:rsidRDefault="009614F8" w:rsidP="009614F8">
      <w:pPr>
        <w:rPr>
          <w:rFonts w:ascii="Times New Roman" w:hAnsi="Times New Roman" w:cs="Times New Roman"/>
        </w:rPr>
      </w:pPr>
      <w:r w:rsidRPr="009614F8">
        <w:rPr>
          <w:rFonts w:ascii="Times New Roman" w:hAnsi="Times New Roman" w:cs="Times New Roman"/>
        </w:rPr>
        <w:t>Then, after ensuring the distribution of the light line, choosing corresponding filter can restore the periodic noise of the pending image.</w:t>
      </w:r>
    </w:p>
    <w:p w:rsidR="00C86047" w:rsidRDefault="00C86047" w:rsidP="005C6782">
      <w:pPr>
        <w:keepNext/>
        <w:jc w:val="center"/>
      </w:pPr>
      <w:r w:rsidRPr="00C86047">
        <w:rPr>
          <w:rFonts w:ascii="Times New Roman" w:hAnsi="Times New Roman" w:cs="Times New Roman"/>
          <w:noProof/>
        </w:rPr>
        <w:lastRenderedPageBreak/>
        <w:drawing>
          <wp:inline distT="0" distB="0" distL="0" distR="0" wp14:anchorId="229701D8" wp14:editId="162E88DF">
            <wp:extent cx="3021202" cy="2850018"/>
            <wp:effectExtent l="0" t="0" r="8255" b="7620"/>
            <wp:docPr id="7" name="图片 7" descr="E:\研究生阶段\STM+TERS课题\stmLitterPapper\STM-Image-Porcess-Little-Papper\image origin\fig8\绘图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8\绘图1.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5841" cy="2863828"/>
                    </a:xfrm>
                    <a:prstGeom prst="rect">
                      <a:avLst/>
                    </a:prstGeom>
                    <a:noFill/>
                    <a:ln>
                      <a:noFill/>
                    </a:ln>
                  </pic:spPr>
                </pic:pic>
              </a:graphicData>
            </a:graphic>
          </wp:inline>
        </w:drawing>
      </w:r>
    </w:p>
    <w:p w:rsidR="00703270" w:rsidRDefault="00C86047" w:rsidP="003D1599">
      <w:pPr>
        <w:pStyle w:val="ab"/>
        <w:rPr>
          <w:rFonts w:ascii="Times New Roman" w:hAnsi="Times New Roman" w:cs="Times New Roman"/>
          <w:sz w:val="21"/>
          <w:szCs w:val="21"/>
        </w:rPr>
      </w:pPr>
      <w:r w:rsidRPr="003D1599">
        <w:rPr>
          <w:rFonts w:ascii="Times New Roman" w:hAnsi="Times New Roman" w:cs="Times New Roman"/>
          <w:sz w:val="21"/>
          <w:szCs w:val="21"/>
        </w:rPr>
        <w:t xml:space="preserve">Figure </w:t>
      </w:r>
      <w:r w:rsidRPr="003D1599">
        <w:rPr>
          <w:rFonts w:ascii="Times New Roman" w:hAnsi="Times New Roman" w:cs="Times New Roman"/>
          <w:sz w:val="21"/>
          <w:szCs w:val="21"/>
        </w:rPr>
        <w:fldChar w:fldCharType="begin"/>
      </w:r>
      <w:r w:rsidRPr="003D1599">
        <w:rPr>
          <w:rFonts w:ascii="Times New Roman" w:hAnsi="Times New Roman" w:cs="Times New Roman"/>
          <w:sz w:val="21"/>
          <w:szCs w:val="21"/>
        </w:rPr>
        <w:instrText xml:space="preserve"> SEQ Figure \* ARABIC </w:instrText>
      </w:r>
      <w:r w:rsidRPr="003D1599">
        <w:rPr>
          <w:rFonts w:ascii="Times New Roman" w:hAnsi="Times New Roman" w:cs="Times New Roman"/>
          <w:sz w:val="21"/>
          <w:szCs w:val="21"/>
        </w:rPr>
        <w:fldChar w:fldCharType="separate"/>
      </w:r>
      <w:r w:rsidR="00A569ED">
        <w:rPr>
          <w:rFonts w:ascii="Times New Roman" w:hAnsi="Times New Roman" w:cs="Times New Roman"/>
          <w:noProof/>
          <w:sz w:val="21"/>
          <w:szCs w:val="21"/>
        </w:rPr>
        <w:t>8</w:t>
      </w:r>
      <w:r w:rsidRPr="003D1599">
        <w:rPr>
          <w:rFonts w:ascii="Times New Roman" w:hAnsi="Times New Roman" w:cs="Times New Roman"/>
          <w:sz w:val="21"/>
          <w:szCs w:val="21"/>
        </w:rPr>
        <w:fldChar w:fldCharType="end"/>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sidR="005C6782" w:rsidRPr="003D1599">
        <w:rPr>
          <w:rFonts w:ascii="Times New Roman" w:hAnsi="Times New Roman" w:cs="Times New Roman"/>
          <w:sz w:val="21"/>
          <w:szCs w:val="21"/>
        </w:rPr>
        <w:t xml:space="preserve">This </w:t>
      </w:r>
      <w:r w:rsidR="002B5C8A" w:rsidRPr="003D1599">
        <w:rPr>
          <w:rFonts w:ascii="Times New Roman" w:hAnsi="Times New Roman" w:cs="Times New Roman"/>
          <w:sz w:val="21"/>
          <w:szCs w:val="21"/>
        </w:rPr>
        <w:t xml:space="preserve">figure demonstrates how to </w:t>
      </w:r>
      <w:r w:rsidR="003D1599" w:rsidRPr="003D1599">
        <w:rPr>
          <w:rFonts w:ascii="Times New Roman" w:hAnsi="Times New Roman" w:cs="Times New Roman"/>
          <w:sz w:val="21"/>
          <w:szCs w:val="21"/>
        </w:rPr>
        <w:t xml:space="preserve">choose the corresponding filter to remove the periodic noise spectrum. When most of the pixels which are above the mean is distribute on the left, the filter mode is defined as ‘left high right </w:t>
      </w:r>
      <w:proofErr w:type="gramStart"/>
      <w:r w:rsidR="003D1599" w:rsidRPr="003D1599">
        <w:rPr>
          <w:rFonts w:ascii="Times New Roman" w:hAnsi="Times New Roman" w:cs="Times New Roman"/>
          <w:sz w:val="21"/>
          <w:szCs w:val="21"/>
        </w:rPr>
        <w:t>low’(</w:t>
      </w:r>
      <w:proofErr w:type="gramEnd"/>
      <w:r w:rsidR="003D1599" w:rsidRPr="003D1599">
        <w:rPr>
          <w:rFonts w:ascii="Times New Roman" w:hAnsi="Times New Roman" w:cs="Times New Roman"/>
          <w:sz w:val="21"/>
          <w:szCs w:val="21"/>
        </w:rPr>
        <w:t xml:space="preserve">above). On the contrary, when most of the pixels which are above the mean is distribute on the right, the filter mode is defined as ‘left low right </w:t>
      </w:r>
      <w:proofErr w:type="gramStart"/>
      <w:r w:rsidR="003D1599" w:rsidRPr="003D1599">
        <w:rPr>
          <w:rFonts w:ascii="Times New Roman" w:hAnsi="Times New Roman" w:cs="Times New Roman"/>
          <w:sz w:val="21"/>
          <w:szCs w:val="21"/>
        </w:rPr>
        <w:t>high’(</w:t>
      </w:r>
      <w:proofErr w:type="gramEnd"/>
      <w:r w:rsidR="003D1599" w:rsidRPr="003D1599">
        <w:rPr>
          <w:rFonts w:ascii="Times New Roman" w:hAnsi="Times New Roman" w:cs="Times New Roman"/>
          <w:sz w:val="21"/>
          <w:szCs w:val="21"/>
        </w:rPr>
        <w:t>below).</w:t>
      </w:r>
    </w:p>
    <w:p w:rsidR="003D1599" w:rsidRPr="003D1599" w:rsidRDefault="003D1599" w:rsidP="003D1599"/>
    <w:p w:rsidR="009614F8" w:rsidRPr="003D1599" w:rsidRDefault="00AF0439" w:rsidP="009614F8">
      <w:pPr>
        <w:rPr>
          <w:rFonts w:ascii="Times New Roman" w:hAnsi="Times New Roman" w:cs="Times New Roman"/>
          <w:b/>
          <w:sz w:val="24"/>
          <w:szCs w:val="24"/>
        </w:rPr>
      </w:pPr>
      <w:proofErr w:type="gramStart"/>
      <w:r w:rsidRPr="003D1599">
        <w:rPr>
          <w:rFonts w:ascii="Times New Roman" w:hAnsi="Times New Roman" w:cs="Times New Roman"/>
          <w:b/>
          <w:sz w:val="24"/>
          <w:szCs w:val="24"/>
        </w:rPr>
        <w:t>3.</w:t>
      </w:r>
      <w:r w:rsidR="009614F8" w:rsidRPr="003D1599">
        <w:rPr>
          <w:rFonts w:ascii="Times New Roman" w:hAnsi="Times New Roman" w:cs="Times New Roman"/>
          <w:b/>
          <w:sz w:val="24"/>
          <w:szCs w:val="24"/>
        </w:rPr>
        <w:t>Results</w:t>
      </w:r>
      <w:proofErr w:type="gramEnd"/>
      <w:r w:rsidR="009614F8" w:rsidRPr="003D1599">
        <w:rPr>
          <w:rFonts w:ascii="Times New Roman" w:hAnsi="Times New Roman" w:cs="Times New Roman"/>
          <w:b/>
          <w:sz w:val="24"/>
          <w:szCs w:val="24"/>
        </w:rPr>
        <w:t xml:space="preserve"> and discussion</w:t>
      </w:r>
    </w:p>
    <w:p w:rsidR="009614F8" w:rsidRPr="009614F8" w:rsidRDefault="009614F8" w:rsidP="009614F8"/>
    <w:p w:rsidR="009614F8" w:rsidRPr="003D1599" w:rsidRDefault="009614F8" w:rsidP="009614F8">
      <w:pPr>
        <w:ind w:firstLineChars="200" w:firstLine="420"/>
        <w:rPr>
          <w:rFonts w:ascii="Times New Roman" w:hAnsi="Times New Roman" w:cs="Times New Roman"/>
          <w:szCs w:val="21"/>
        </w:rPr>
      </w:pPr>
      <w:r w:rsidRPr="003D1599">
        <w:rPr>
          <w:rFonts w:ascii="Times New Roman" w:hAnsi="Times New Roman" w:cs="Times New Roman"/>
          <w:szCs w:val="21"/>
        </w:rPr>
        <w:t xml:space="preserve">The processed STM images were generated from 2007 to 2015 by the STM module of </w:t>
      </w:r>
      <w:proofErr w:type="spellStart"/>
      <w:r w:rsidRPr="003D1599">
        <w:rPr>
          <w:rFonts w:ascii="Times New Roman" w:hAnsi="Times New Roman" w:cs="Times New Roman"/>
          <w:szCs w:val="21"/>
        </w:rPr>
        <w:t>NanoScope</w:t>
      </w:r>
      <w:r w:rsidRPr="003D1599">
        <w:rPr>
          <w:rFonts w:ascii="Segoe UI Emoji" w:eastAsia="Segoe UI Emoji" w:hAnsi="Segoe UI Emoji" w:cs="Segoe UI Emoji"/>
          <w:szCs w:val="21"/>
          <w:vertAlign w:val="superscript"/>
        </w:rPr>
        <w:t>®</w:t>
      </w:r>
      <w:r w:rsidRPr="003D1599">
        <w:rPr>
          <w:rFonts w:ascii="Times New Roman" w:hAnsi="Times New Roman" w:cs="Times New Roman"/>
          <w:szCs w:val="21"/>
        </w:rPr>
        <w:t>E</w:t>
      </w:r>
      <w:proofErr w:type="spellEnd"/>
      <w:r w:rsidRPr="003D1599">
        <w:rPr>
          <w:rFonts w:ascii="Times New Roman" w:hAnsi="Times New Roman" w:cs="Times New Roman"/>
          <w:szCs w:val="21"/>
        </w:rPr>
        <w:t xml:space="preserve"> produced by Digital Instruments department which total number is around ten thousand. The image size is </w:t>
      </w:r>
      <w:proofErr w:type="gramStart"/>
      <w:r w:rsidRPr="003D1599">
        <w:rPr>
          <w:rFonts w:ascii="Times New Roman" w:hAnsi="Times New Roman" w:cs="Times New Roman"/>
          <w:szCs w:val="21"/>
        </w:rPr>
        <w:t>256</w:t>
      </w:r>
      <w:del w:id="81" w:author="China" w:date="2019-06-06T10:34:00Z">
        <w:r w:rsidRPr="003D1599" w:rsidDel="0096377A">
          <w:rPr>
            <w:rFonts w:ascii="Times New Roman" w:hAnsi="Times New Roman" w:cs="Times New Roman"/>
            <w:szCs w:val="21"/>
          </w:rPr>
          <w:delText>pixels</w:delText>
        </w:r>
      </w:del>
      <w:r w:rsidRPr="003D1599">
        <w:rPr>
          <w:rFonts w:ascii="Times New Roman" w:hAnsi="Times New Roman" w:cs="Times New Roman"/>
          <w:szCs w:val="21"/>
        </w:rPr>
        <w:t>*256</w:t>
      </w:r>
      <w:proofErr w:type="gramEnd"/>
      <w:del w:id="82" w:author="China" w:date="2019-06-06T10:34:00Z">
        <w:r w:rsidRPr="003D1599" w:rsidDel="0096377A">
          <w:rPr>
            <w:rFonts w:ascii="Times New Roman" w:hAnsi="Times New Roman" w:cs="Times New Roman"/>
            <w:szCs w:val="21"/>
          </w:rPr>
          <w:delText>pixels</w:delText>
        </w:r>
      </w:del>
      <w:r w:rsidRPr="003D1599">
        <w:rPr>
          <w:rFonts w:ascii="Times New Roman" w:hAnsi="Times New Roman" w:cs="Times New Roman"/>
          <w:szCs w:val="21"/>
        </w:rPr>
        <w:t xml:space="preserve"> which has RGB three channels. It is analyzed and found that long stripe, short sparse stripe, periodic noise is the top three main defects of scanning images in spite of the various morphologies these images present</w:t>
      </w:r>
      <w:proofErr w:type="gramStart"/>
      <w:r w:rsidRPr="003D1599">
        <w:rPr>
          <w:rFonts w:ascii="Times New Roman" w:hAnsi="Times New Roman" w:cs="Times New Roman"/>
          <w:szCs w:val="21"/>
        </w:rPr>
        <w:t>.</w:t>
      </w:r>
      <w:ins w:id="83" w:author="China" w:date="2019-06-06T10:35:00Z">
        <w:r w:rsidR="0096377A">
          <w:rPr>
            <w:rFonts w:ascii="Times New Roman" w:hAnsi="Times New Roman" w:cs="Times New Roman" w:hint="eastAsia"/>
            <w:szCs w:val="21"/>
          </w:rPr>
          <w:t>(</w:t>
        </w:r>
        <w:proofErr w:type="gramEnd"/>
        <w:r w:rsidR="0096377A">
          <w:rPr>
            <w:rFonts w:ascii="Times New Roman" w:hAnsi="Times New Roman" w:cs="Times New Roman" w:hint="eastAsia"/>
            <w:szCs w:val="21"/>
          </w:rPr>
          <w:t>三个缺陷占所有的比例？</w:t>
        </w:r>
        <w:r w:rsidR="0096377A">
          <w:rPr>
            <w:rFonts w:ascii="Times New Roman" w:hAnsi="Times New Roman" w:cs="Times New Roman" w:hint="eastAsia"/>
            <w:szCs w:val="21"/>
          </w:rPr>
          <w:t>)</w:t>
        </w:r>
      </w:ins>
    </w:p>
    <w:p w:rsidR="009614F8" w:rsidRPr="003D1599" w:rsidRDefault="009614F8" w:rsidP="009614F8">
      <w:pPr>
        <w:rPr>
          <w:rFonts w:ascii="Times New Roman" w:hAnsi="Times New Roman" w:cs="Times New Roman"/>
          <w:b/>
        </w:rPr>
      </w:pPr>
      <w:r w:rsidRPr="003D1599">
        <w:rPr>
          <w:rFonts w:ascii="Times New Roman" w:hAnsi="Times New Roman" w:cs="Times New Roman"/>
          <w:b/>
        </w:rPr>
        <w:t>3.1 Classification result</w:t>
      </w:r>
      <w:ins w:id="84" w:author="China" w:date="2019-06-06T10:35:00Z">
        <w:r w:rsidR="0096377A">
          <w:rPr>
            <w:rFonts w:ascii="Times New Roman" w:hAnsi="Times New Roman" w:cs="Times New Roman" w:hint="eastAsia"/>
            <w:b/>
          </w:rPr>
          <w:t>s</w:t>
        </w:r>
      </w:ins>
    </w:p>
    <w:p w:rsidR="005C6782" w:rsidRPr="009614F8" w:rsidRDefault="009614F8" w:rsidP="003D1599">
      <w:pPr>
        <w:ind w:firstLineChars="200" w:firstLine="420"/>
      </w:pPr>
      <w:r w:rsidRPr="003D1599">
        <w:rPr>
          <w:rFonts w:ascii="Times New Roman" w:hAnsi="Times New Roman" w:cs="Times New Roman"/>
        </w:rPr>
        <w:t>Through manual recognition and tagging, we collect three original</w:t>
      </w:r>
      <w:ins w:id="85" w:author="China" w:date="2019-06-06T10:36:00Z">
        <w:r w:rsidR="0096377A">
          <w:rPr>
            <w:rFonts w:ascii="Times New Roman" w:hAnsi="Times New Roman" w:cs="Times New Roman" w:hint="eastAsia"/>
          </w:rPr>
          <w:t xml:space="preserve"> (</w:t>
        </w:r>
        <w:r w:rsidR="0096377A">
          <w:rPr>
            <w:rFonts w:ascii="Times New Roman" w:hAnsi="Times New Roman" w:cs="Times New Roman" w:hint="eastAsia"/>
          </w:rPr>
          <w:t>也可以，但</w:t>
        </w:r>
        <w:r w:rsidR="0096377A">
          <w:rPr>
            <w:rFonts w:ascii="Times New Roman" w:hAnsi="Times New Roman" w:cs="Times New Roman" w:hint="eastAsia"/>
          </w:rPr>
          <w:t>raw</w:t>
        </w:r>
        <w:r w:rsidR="0096377A">
          <w:rPr>
            <w:rFonts w:ascii="Times New Roman" w:hAnsi="Times New Roman" w:cs="Times New Roman" w:hint="eastAsia"/>
          </w:rPr>
          <w:t>用的多</w:t>
        </w:r>
        <w:r w:rsidR="0096377A">
          <w:rPr>
            <w:rFonts w:ascii="Times New Roman" w:hAnsi="Times New Roman" w:cs="Times New Roman" w:hint="eastAsia"/>
          </w:rPr>
          <w:t>)</w:t>
        </w:r>
      </w:ins>
      <w:r w:rsidRPr="003D1599">
        <w:rPr>
          <w:rFonts w:ascii="Times New Roman" w:hAnsi="Times New Roman" w:cs="Times New Roman"/>
        </w:rPr>
        <w:t xml:space="preserve"> data sets as table 1 shown. The positive samples and negative samples are roughly equally distributed. Distinguishingly, in the long stripe defect data set, we collect 126 positive samples and 126 negative samples which </w:t>
      </w:r>
      <w:del w:id="86" w:author="China" w:date="2019-06-06T10:37:00Z">
        <w:r w:rsidRPr="003D1599" w:rsidDel="0096377A">
          <w:rPr>
            <w:rFonts w:ascii="Times New Roman" w:hAnsi="Times New Roman" w:cs="Times New Roman"/>
          </w:rPr>
          <w:delText>has</w:delText>
        </w:r>
      </w:del>
      <w:ins w:id="87" w:author="China" w:date="2019-06-06T10:37:00Z">
        <w:r w:rsidR="0096377A" w:rsidRPr="003D1599">
          <w:rPr>
            <w:rFonts w:ascii="Times New Roman" w:hAnsi="Times New Roman" w:cs="Times New Roman"/>
          </w:rPr>
          <w:t>have</w:t>
        </w:r>
      </w:ins>
      <w:r w:rsidRPr="003D1599">
        <w:rPr>
          <w:rFonts w:ascii="Times New Roman" w:hAnsi="Times New Roman" w:cs="Times New Roman"/>
        </w:rPr>
        <w:t xml:space="preserve"> totally same morphology except for long stripes in order to help the network study the characteristics of long stripes. Then, after shuffling the data set, respectively divide the three dataset into three set for training, validating and testing.</w:t>
      </w:r>
      <w:bookmarkStart w:id="88" w:name="_GoBack"/>
      <w:bookmarkEnd w:id="88"/>
    </w:p>
    <w:p w:rsidR="009614F8" w:rsidRDefault="009614F8" w:rsidP="009614F8"/>
    <w:p w:rsidR="00F9415E" w:rsidRPr="009614F8" w:rsidRDefault="00F9415E" w:rsidP="009614F8"/>
    <w:p w:rsidR="00F9415E" w:rsidRPr="00C80BA4" w:rsidRDefault="00F9415E" w:rsidP="00F9415E">
      <w:pPr>
        <w:pStyle w:val="ab"/>
        <w:keepNext/>
        <w:rPr>
          <w:rFonts w:ascii="Times New Roman" w:hAnsi="Times New Roman" w:cs="Times New Roman"/>
          <w:sz w:val="21"/>
          <w:szCs w:val="21"/>
        </w:rPr>
      </w:pPr>
      <w:r w:rsidRPr="00C80BA4">
        <w:rPr>
          <w:rFonts w:ascii="Times New Roman" w:hAnsi="Times New Roman" w:cs="Times New Roman"/>
          <w:sz w:val="21"/>
          <w:szCs w:val="21"/>
        </w:rPr>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974B14">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ins w:id="89" w:author="China" w:date="2019-06-06T10:40:00Z">
        <w:r w:rsidR="008B3814">
          <w:rPr>
            <w:rFonts w:ascii="Times New Roman" w:hAnsi="Times New Roman" w:cs="Times New Roman" w:hint="eastAsia"/>
            <w:sz w:val="21"/>
            <w:szCs w:val="21"/>
          </w:rPr>
          <w:t xml:space="preserve"> </w:t>
        </w:r>
        <w:r w:rsidR="008B3814">
          <w:rPr>
            <w:rFonts w:ascii="Times New Roman" w:hAnsi="Times New Roman" w:cs="Times New Roman" w:hint="eastAsia"/>
            <w:sz w:val="21"/>
            <w:szCs w:val="21"/>
          </w:rPr>
          <w:t>（这个表看不懂，需要注解）</w:t>
        </w:r>
      </w:ins>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rsidTr="00D840A2">
        <w:tc>
          <w:tcPr>
            <w:tcW w:w="1539" w:type="dxa"/>
            <w:vMerge w:val="restart"/>
            <w:tcBorders>
              <w:top w:val="single" w:sz="12" w:space="0" w:color="auto"/>
            </w:tcBorders>
            <w:shd w:val="clear" w:color="auto" w:fill="E7E6E6" w:themeFill="background2"/>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rsidTr="00D840A2">
        <w:tc>
          <w:tcPr>
            <w:tcW w:w="1539" w:type="dxa"/>
            <w:vMerge/>
            <w:tcBorders>
              <w:top w:val="single" w:sz="12" w:space="0" w:color="auto"/>
              <w:bottom w:val="single" w:sz="8" w:space="0" w:color="auto"/>
            </w:tcBorders>
            <w:shd w:val="clear" w:color="auto" w:fill="E7E6E6" w:themeFill="background2"/>
            <w:vAlign w:val="center"/>
          </w:tcPr>
          <w:p w:rsidR="009614F8" w:rsidRPr="009614F8" w:rsidRDefault="009614F8" w:rsidP="009614F8">
            <w:pPr>
              <w:jc w:val="center"/>
            </w:pPr>
          </w:p>
        </w:tc>
        <w:tc>
          <w:tcPr>
            <w:tcW w:w="939" w:type="dxa"/>
            <w:tcBorders>
              <w:bottom w:val="single" w:sz="8" w:space="0" w:color="auto"/>
            </w:tcBorders>
            <w:vAlign w:val="center"/>
          </w:tcPr>
          <w:p w:rsidR="009614F8" w:rsidRPr="009614F8" w:rsidRDefault="00AD0358" w:rsidP="009614F8">
            <w:pPr>
              <w:jc w:val="center"/>
              <w:rPr>
                <w:rFonts w:asciiTheme="majorHAnsi" w:eastAsiaTheme="majorHAnsi" w:hAnsiTheme="majorHAnsi" w:cs="Times New Roman"/>
              </w:rPr>
            </w:pPr>
            <w:ins w:id="90" w:author="China" w:date="2019-06-06T10:46:00Z">
              <w:r>
                <w:rPr>
                  <w:rFonts w:asciiTheme="majorHAnsi" w:eastAsiaTheme="majorHAnsi" w:hAnsiTheme="majorHAnsi" w:cs="Times New Roman" w:hint="eastAsia"/>
                </w:rPr>
                <w:t>PN</w:t>
              </w:r>
            </w:ins>
            <w:del w:id="91" w:author="China" w:date="2019-06-06T10:46:00Z">
              <w:r w:rsidR="009614F8" w:rsidRPr="009614F8" w:rsidDel="00AD0358">
                <w:rPr>
                  <w:rFonts w:asciiTheme="majorHAnsi" w:eastAsiaTheme="majorHAnsi" w:hAnsiTheme="majorHAnsi" w:cs="Times New Roman"/>
                </w:rPr>
                <w:delText>YES</w:delText>
              </w:r>
            </w:del>
          </w:p>
        </w:tc>
        <w:tc>
          <w:tcPr>
            <w:tcW w:w="939" w:type="dxa"/>
            <w:tcBorders>
              <w:bottom w:val="single" w:sz="8" w:space="0" w:color="auto"/>
            </w:tcBorders>
            <w:vAlign w:val="center"/>
          </w:tcPr>
          <w:p w:rsidR="009614F8" w:rsidRPr="009614F8" w:rsidRDefault="00AD0358" w:rsidP="009614F8">
            <w:pPr>
              <w:jc w:val="center"/>
              <w:rPr>
                <w:rFonts w:asciiTheme="majorHAnsi" w:eastAsiaTheme="majorHAnsi" w:hAnsiTheme="majorHAnsi" w:cs="Times New Roman"/>
              </w:rPr>
            </w:pPr>
            <w:ins w:id="92" w:author="China" w:date="2019-06-06T10:46:00Z">
              <w:r>
                <w:rPr>
                  <w:rFonts w:asciiTheme="majorHAnsi" w:eastAsiaTheme="majorHAnsi" w:hAnsiTheme="majorHAnsi" w:cs="Times New Roman" w:hint="eastAsia"/>
                </w:rPr>
                <w:t>NE</w:t>
              </w:r>
            </w:ins>
            <w:del w:id="93" w:author="China" w:date="2019-06-06T10:46:00Z">
              <w:r w:rsidR="009614F8" w:rsidRPr="009614F8" w:rsidDel="00AD0358">
                <w:rPr>
                  <w:rFonts w:asciiTheme="majorHAnsi" w:eastAsiaTheme="majorHAnsi" w:hAnsiTheme="majorHAnsi" w:cs="Times New Roman"/>
                </w:rPr>
                <w:delText>NO</w:delText>
              </w:r>
            </w:del>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Train</w:t>
            </w:r>
          </w:p>
        </w:tc>
        <w:tc>
          <w:tcPr>
            <w:tcW w:w="709" w:type="dxa"/>
            <w:tcBorders>
              <w:bottom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Valid</w:t>
            </w:r>
          </w:p>
        </w:tc>
        <w:tc>
          <w:tcPr>
            <w:tcW w:w="694" w:type="dxa"/>
            <w:tcBorders>
              <w:bottom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T</w:t>
            </w:r>
            <w:r w:rsidRPr="009614F8">
              <w:rPr>
                <w:rFonts w:asciiTheme="majorHAnsi" w:eastAsiaTheme="majorHAnsi" w:hAnsiTheme="majorHAnsi" w:cs="Times New Roman"/>
              </w:rPr>
              <w:t>est</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rPr>
              <w:t>142</w:t>
            </w:r>
          </w:p>
        </w:tc>
        <w:tc>
          <w:tcPr>
            <w:tcW w:w="93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39</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81</w:t>
            </w:r>
          </w:p>
        </w:tc>
        <w:tc>
          <w:tcPr>
            <w:tcW w:w="709" w:type="dxa"/>
            <w:tcBorders>
              <w:top w:val="single" w:sz="8"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w:t>
            </w:r>
          </w:p>
        </w:tc>
        <w:tc>
          <w:tcPr>
            <w:tcW w:w="694" w:type="dxa"/>
            <w:tcBorders>
              <w:top w:val="single" w:sz="8"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0</w:t>
            </w:r>
          </w:p>
        </w:tc>
      </w:tr>
      <w:tr w:rsidR="009614F8" w:rsidRPr="009614F8" w:rsidTr="00D840A2">
        <w:tc>
          <w:tcPr>
            <w:tcW w:w="1539" w:type="dxa"/>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+76</w:t>
            </w:r>
          </w:p>
        </w:tc>
        <w:tc>
          <w:tcPr>
            <w:tcW w:w="93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1</w:t>
            </w:r>
            <w:r w:rsidRPr="009614F8">
              <w:rPr>
                <w:rFonts w:asciiTheme="majorHAnsi" w:eastAsiaTheme="majorHAnsi" w:hAnsiTheme="majorHAnsi" w:cs="Times New Roman"/>
              </w:rPr>
              <w:t>26</w:t>
            </w:r>
            <w:r w:rsidRPr="009614F8">
              <w:rPr>
                <w:rFonts w:asciiTheme="majorHAnsi" w:eastAsiaTheme="majorHAnsi" w:hAnsiTheme="majorHAnsi" w:cs="Times New Roman"/>
                <w:b/>
                <w:vertAlign w:val="superscript"/>
              </w:rPr>
              <w:t>*</w:t>
            </w:r>
            <w:r w:rsidRPr="009614F8">
              <w:rPr>
                <w:rFonts w:asciiTheme="majorHAnsi" w:eastAsiaTheme="majorHAnsi" w:hAnsiTheme="majorHAnsi" w:cs="Times New Roman"/>
              </w:rPr>
              <w:t>+60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c>
          <w:tcPr>
            <w:tcW w:w="694" w:type="dxa"/>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4</w:t>
            </w:r>
            <w:r w:rsidRPr="009614F8">
              <w:rPr>
                <w:rFonts w:asciiTheme="majorHAnsi" w:eastAsiaTheme="majorHAnsi" w:hAnsiTheme="majorHAnsi" w:cs="Times New Roman"/>
              </w:rPr>
              <w:t>4</w:t>
            </w:r>
          </w:p>
        </w:tc>
      </w:tr>
      <w:tr w:rsidR="009614F8" w:rsidRPr="009614F8" w:rsidTr="00D840A2">
        <w:tc>
          <w:tcPr>
            <w:tcW w:w="1539"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bookmarkStart w:id="94" w:name="OLE_LINK11"/>
            <w:bookmarkStart w:id="95" w:name="OLE_LINK12"/>
            <w:r w:rsidRPr="009614F8">
              <w:rPr>
                <w:rFonts w:ascii="Times New Roman" w:hAnsi="Times New Roman" w:cs="Times New Roman"/>
                <w:b/>
              </w:rPr>
              <w:lastRenderedPageBreak/>
              <w:t>Short Stripe</w:t>
            </w:r>
            <w:bookmarkEnd w:id="94"/>
            <w:bookmarkEnd w:id="95"/>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33</w:t>
            </w:r>
          </w:p>
        </w:tc>
        <w:tc>
          <w:tcPr>
            <w:tcW w:w="93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2</w:t>
            </w:r>
            <w:r w:rsidRPr="009614F8">
              <w:rPr>
                <w:rFonts w:asciiTheme="majorHAnsi" w:eastAsiaTheme="majorHAnsi" w:hAnsiTheme="majorHAnsi" w:cs="Times New Roman"/>
              </w:rPr>
              <w:t>04</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3</w:t>
            </w:r>
            <w:r w:rsidRPr="009614F8">
              <w:rPr>
                <w:rFonts w:asciiTheme="majorHAnsi" w:eastAsiaTheme="majorHAnsi" w:hAnsiTheme="majorHAnsi" w:cs="Times New Roman"/>
              </w:rPr>
              <w:t>00</w:t>
            </w:r>
          </w:p>
        </w:tc>
        <w:tc>
          <w:tcPr>
            <w:tcW w:w="709" w:type="dxa"/>
            <w:tcBorders>
              <w:bottom w:val="single" w:sz="12" w:space="0" w:color="auto"/>
            </w:tcBorders>
            <w:vAlign w:val="center"/>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9</w:t>
            </w:r>
          </w:p>
        </w:tc>
        <w:tc>
          <w:tcPr>
            <w:tcW w:w="694" w:type="dxa"/>
            <w:tcBorders>
              <w:bottom w:val="single" w:sz="12" w:space="0" w:color="auto"/>
            </w:tcBorders>
          </w:tcPr>
          <w:p w:rsidR="009614F8" w:rsidRPr="009614F8" w:rsidRDefault="009614F8" w:rsidP="009614F8">
            <w:pPr>
              <w:jc w:val="center"/>
              <w:rPr>
                <w:rFonts w:asciiTheme="majorHAnsi" w:eastAsiaTheme="majorHAnsi" w:hAnsiTheme="majorHAnsi" w:cs="Times New Roman"/>
              </w:rPr>
            </w:pPr>
            <w:r w:rsidRPr="009614F8">
              <w:rPr>
                <w:rFonts w:asciiTheme="majorHAnsi" w:eastAsiaTheme="majorHAnsi" w:hAnsiTheme="majorHAnsi" w:cs="Times New Roman" w:hint="eastAsia"/>
              </w:rPr>
              <w:t>6</w:t>
            </w:r>
            <w:r w:rsidRPr="009614F8">
              <w:rPr>
                <w:rFonts w:asciiTheme="majorHAnsi" w:eastAsiaTheme="majorHAnsi" w:hAnsiTheme="majorHAnsi" w:cs="Times New Roman"/>
              </w:rPr>
              <w:t>5</w:t>
            </w:r>
          </w:p>
        </w:tc>
      </w:tr>
    </w:tbl>
    <w:p w:rsidR="003D1599" w:rsidRDefault="003D1599" w:rsidP="009614F8">
      <w:pPr>
        <w:rPr>
          <w:sz w:val="22"/>
        </w:rPr>
      </w:pPr>
    </w:p>
    <w:p w:rsidR="009614F8" w:rsidRPr="00FB708B" w:rsidRDefault="009614F8" w:rsidP="009614F8">
      <w:pPr>
        <w:rPr>
          <w:rFonts w:ascii="Times New Roman" w:hAnsi="Times New Roman" w:cs="Times New Roman"/>
          <w:b/>
          <w:szCs w:val="21"/>
        </w:rPr>
      </w:pPr>
      <w:r w:rsidRPr="00FB708B">
        <w:rPr>
          <w:rFonts w:ascii="Times New Roman" w:hAnsi="Times New Roman" w:cs="Times New Roman"/>
          <w:szCs w:val="21"/>
        </w:rPr>
        <w:t xml:space="preserve">Then, in order to get good classification performance, we make some minor alterations such as flips, zooming and rotations to the existing training data sets as table 2 shown. Because of the periodic noise is global noise and the characteristics of it are in sensitive to direction, we randomly rotate the data in the range of </w:t>
      </w:r>
      <m:oMath>
        <m:r>
          <m:rPr>
            <m:sty m:val="p"/>
          </m:rPr>
          <w:rPr>
            <w:rFonts w:ascii="Cambria Math" w:eastAsiaTheme="majorHAnsi" w:hAnsi="Cambria Math" w:cs="Times New Roman"/>
            <w:szCs w:val="21"/>
          </w:rPr>
          <m:t>±10°</m:t>
        </m:r>
      </m:oMath>
      <w:r w:rsidRPr="00FB708B">
        <w:rPr>
          <w:rFonts w:ascii="Times New Roman" w:hAnsi="Times New Roman" w:cs="Times New Roman"/>
          <w:szCs w:val="21"/>
        </w:rPr>
        <w:t xml:space="preserve"> and zoom the data in the range of </w:t>
      </w:r>
      <w:bookmarkStart w:id="96" w:name="OLE_LINK17"/>
      <w:bookmarkStart w:id="97" w:name="OLE_LINK18"/>
      <m:oMath>
        <m:r>
          <m:rPr>
            <m:sty m:val="p"/>
          </m:rPr>
          <w:rPr>
            <w:rFonts w:ascii="Cambria Math" w:eastAsiaTheme="majorHAnsi" w:hAnsi="Cambria Math" w:cs="Times New Roman"/>
            <w:szCs w:val="21"/>
          </w:rPr>
          <m:t>±</m:t>
        </m:r>
      </m:oMath>
      <w:r w:rsidRPr="00FB708B">
        <w:rPr>
          <w:rFonts w:ascii="Times New Roman" w:hAnsi="Times New Roman" w:cs="Times New Roman"/>
          <w:szCs w:val="21"/>
        </w:rPr>
        <w:t>0.2%</w:t>
      </w:r>
      <w:bookmarkEnd w:id="96"/>
      <w:bookmarkEnd w:id="97"/>
      <w:r w:rsidRPr="00FB708B">
        <w:rPr>
          <w:rFonts w:ascii="Times New Roman" w:hAnsi="Times New Roman" w:cs="Times New Roman"/>
          <w:szCs w:val="21"/>
        </w:rPr>
        <w:t xml:space="preserve"> and flip the data both horizontally and vertically.</w:t>
      </w:r>
      <w:r w:rsidRPr="00FB708B">
        <w:rPr>
          <w:rFonts w:ascii="Times New Roman" w:eastAsiaTheme="majorHAnsi" w:hAnsi="Times New Roman" w:cs="Times New Roman"/>
          <w:szCs w:val="21"/>
        </w:rPr>
        <w:t xml:space="preserve"> </w:t>
      </w:r>
      <w:r w:rsidRPr="00FB708B">
        <w:rPr>
          <w:rFonts w:ascii="Times New Roman" w:eastAsiaTheme="minorHAnsi" w:hAnsi="Times New Roman" w:cs="Times New Roman"/>
          <w:szCs w:val="21"/>
        </w:rPr>
        <w:t xml:space="preserve">While, to the short stripe and long stripe, in account of the locality and the sensibility of direction, we only use the horizontal flip and only zoom the short stripe data in the range of </w:t>
      </w:r>
      <m:oMath>
        <m:r>
          <m:rPr>
            <m:sty m:val="p"/>
          </m:rPr>
          <w:rPr>
            <w:rFonts w:ascii="Cambria Math" w:eastAsiaTheme="majorHAnsi" w:hAnsi="Cambria Math" w:cs="Times New Roman"/>
            <w:szCs w:val="21"/>
          </w:rPr>
          <m:t>±</m:t>
        </m:r>
      </m:oMath>
      <w:r w:rsidRPr="00FB708B">
        <w:rPr>
          <w:rFonts w:ascii="Times New Roman" w:hAnsi="Times New Roman" w:cs="Times New Roman"/>
          <w:szCs w:val="21"/>
        </w:rPr>
        <w:t xml:space="preserve">0.1%. Through these minor changes, the training data amount of each set are increased to around </w:t>
      </w:r>
      <w:del w:id="98" w:author="China" w:date="2019-06-06T10:41:00Z">
        <w:r w:rsidRPr="00FB708B" w:rsidDel="00F16F35">
          <w:rPr>
            <w:rFonts w:ascii="Times New Roman" w:hAnsi="Times New Roman" w:cs="Times New Roman"/>
            <w:szCs w:val="21"/>
          </w:rPr>
          <w:delText xml:space="preserve">5000 </w:delText>
        </w:r>
      </w:del>
      <w:ins w:id="99" w:author="China" w:date="2019-06-06T10:41:00Z">
        <w:r w:rsidR="00F16F35" w:rsidRPr="00FB708B">
          <w:rPr>
            <w:rFonts w:ascii="Times New Roman" w:hAnsi="Times New Roman" w:cs="Times New Roman"/>
            <w:szCs w:val="21"/>
          </w:rPr>
          <w:t>5</w:t>
        </w:r>
        <w:r w:rsidR="00F16F35">
          <w:rPr>
            <w:rFonts w:ascii="Times New Roman" w:hAnsi="Times New Roman" w:cs="Times New Roman" w:hint="eastAsia"/>
            <w:szCs w:val="21"/>
          </w:rPr>
          <w:t>5</w:t>
        </w:r>
        <w:r w:rsidR="00F16F35" w:rsidRPr="00FB708B">
          <w:rPr>
            <w:rFonts w:ascii="Times New Roman" w:hAnsi="Times New Roman" w:cs="Times New Roman"/>
            <w:szCs w:val="21"/>
          </w:rPr>
          <w:t xml:space="preserve">00 </w:t>
        </w:r>
      </w:ins>
      <w:r w:rsidRPr="00FB708B">
        <w:rPr>
          <w:rFonts w:ascii="Times New Roman" w:hAnsi="Times New Roman" w:cs="Times New Roman"/>
          <w:szCs w:val="21"/>
        </w:rPr>
        <w:t xml:space="preserve">which is more proportional to the parameters of the net. </w:t>
      </w:r>
    </w:p>
    <w:p w:rsidR="009614F8" w:rsidRPr="009614F8" w:rsidRDefault="009614F8" w:rsidP="009614F8">
      <w:pPr>
        <w:rPr>
          <w:b/>
          <w:sz w:val="22"/>
        </w:rPr>
      </w:pPr>
    </w:p>
    <w:p w:rsidR="00FB708B" w:rsidRPr="00FB708B" w:rsidRDefault="00FB708B" w:rsidP="00FB708B">
      <w:pPr>
        <w:pStyle w:val="ab"/>
        <w:keepNext/>
        <w:rPr>
          <w:rFonts w:ascii="Times New Roman" w:hAnsi="Times New Roman" w:cs="Times New Roman"/>
          <w:sz w:val="21"/>
          <w:szCs w:val="21"/>
        </w:rPr>
      </w:pPr>
      <w:proofErr w:type="gramStart"/>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augment method and augmented set size of three types of defects.</w:t>
      </w:r>
      <w:proofErr w:type="gramEnd"/>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rsidTr="00FB708B">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bookmarkStart w:id="100" w:name="OLE_LINK19"/>
            <w:bookmarkStart w:id="101" w:name="OLE_LINK20"/>
            <w:r w:rsidRPr="009614F8">
              <w:rPr>
                <w:b/>
                <w:sz w:val="22"/>
              </w:rPr>
              <w:t>Data Augment</w:t>
            </w:r>
          </w:p>
        </w:tc>
        <w:tc>
          <w:tcPr>
            <w:tcW w:w="723"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Augmented</w:t>
            </w:r>
          </w:p>
          <w:p w:rsidR="009614F8" w:rsidRPr="009614F8" w:rsidRDefault="009614F8" w:rsidP="009614F8">
            <w:pPr>
              <w:jc w:val="center"/>
              <w:rPr>
                <w:b/>
                <w:sz w:val="22"/>
              </w:rPr>
            </w:pPr>
            <w:r w:rsidRPr="009614F8">
              <w:rPr>
                <w:b/>
                <w:sz w:val="22"/>
              </w:rPr>
              <w:t>Set</w:t>
            </w:r>
          </w:p>
        </w:tc>
      </w:tr>
      <w:tr w:rsidR="009614F8" w:rsidRPr="009614F8" w:rsidTr="00FB708B">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723" w:type="dxa"/>
            <w:vMerge/>
            <w:tcBorders>
              <w:bottom w:val="single" w:sz="8" w:space="0" w:color="auto"/>
            </w:tcBorders>
            <w:vAlign w:val="center"/>
          </w:tcPr>
          <w:p w:rsidR="009614F8" w:rsidRPr="009614F8" w:rsidRDefault="009614F8" w:rsidP="009614F8">
            <w:pPr>
              <w:jc w:val="center"/>
              <w:rPr>
                <w:b/>
                <w:sz w:val="22"/>
              </w:rPr>
            </w:pPr>
          </w:p>
        </w:tc>
        <w:tc>
          <w:tcPr>
            <w:tcW w:w="841" w:type="dxa"/>
            <w:tcBorders>
              <w:bottom w:val="single" w:sz="8" w:space="0" w:color="auto"/>
            </w:tcBorders>
            <w:vAlign w:val="center"/>
          </w:tcPr>
          <w:p w:rsidR="009614F8" w:rsidRPr="009614F8" w:rsidRDefault="009614F8" w:rsidP="009614F8">
            <w:pPr>
              <w:jc w:val="center"/>
              <w:rPr>
                <w:sz w:val="22"/>
              </w:rPr>
            </w:pPr>
            <w:r w:rsidRPr="009614F8">
              <w:rPr>
                <w:sz w:val="22"/>
              </w:rPr>
              <w:t>Rotate</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Zoom</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Flip</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FB708B">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2</w:t>
            </w:r>
            <w:r w:rsidRPr="009614F8">
              <w:rPr>
                <w:rFonts w:asciiTheme="majorHAnsi" w:eastAsiaTheme="majorHAnsi" w:hAnsiTheme="majorHAnsi"/>
                <w:sz w:val="22"/>
              </w:rPr>
              <w:t>81</w:t>
            </w:r>
          </w:p>
        </w:tc>
        <w:tc>
          <w:tcPr>
            <w:tcW w:w="841"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m:oMathPara>
              <m:oMath>
                <m:r>
                  <m:rPr>
                    <m:sty m:val="p"/>
                  </m:rPr>
                  <w:rPr>
                    <w:rFonts w:ascii="Cambria Math" w:eastAsiaTheme="majorHAnsi" w:hAnsi="Cambria Math"/>
                    <w:sz w:val="22"/>
                  </w:rPr>
                  <m:t>±10°</m:t>
                </m:r>
              </m:oMath>
            </m:oMathPara>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bookmarkStart w:id="102" w:name="OLE_LINK15"/>
            <w:bookmarkStart w:id="103" w:name="OLE_LINK16"/>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.2%</w:t>
            </w:r>
            <w:bookmarkEnd w:id="102"/>
            <w:bookmarkEnd w:id="103"/>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H/V</w:t>
            </w:r>
          </w:p>
        </w:tc>
        <w:tc>
          <w:tcPr>
            <w:tcW w:w="1394" w:type="dxa"/>
            <w:tcBorders>
              <w:top w:val="single" w:sz="8"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708</w:t>
            </w:r>
          </w:p>
        </w:tc>
      </w:tr>
      <w:tr w:rsidR="009614F8" w:rsidRPr="009614F8" w:rsidTr="00FB708B">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H</w:t>
            </w:r>
          </w:p>
        </w:tc>
        <w:tc>
          <w:tcPr>
            <w:tcW w:w="1394" w:type="dxa"/>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tr w:rsidR="009614F8" w:rsidRPr="009614F8" w:rsidTr="00FB708B">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3</w:t>
            </w:r>
            <w:r w:rsidRPr="009614F8">
              <w:rPr>
                <w:rFonts w:asciiTheme="majorHAnsi" w:eastAsiaTheme="majorHAnsi" w:hAnsiTheme="majorHAnsi"/>
                <w:sz w:val="22"/>
              </w:rPr>
              <w:t>00</w:t>
            </w:r>
          </w:p>
        </w:tc>
        <w:tc>
          <w:tcPr>
            <w:tcW w:w="841"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18"/>
              </w:rPr>
              <w:t>╳</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m:oMath>
              <m:r>
                <m:rPr>
                  <m:sty m:val="p"/>
                </m:rPr>
                <w:rPr>
                  <w:rFonts w:ascii="Cambria Math" w:eastAsiaTheme="majorHAnsi" w:hAnsi="Cambria Math"/>
                  <w:sz w:val="22"/>
                </w:rPr>
                <m:t>±</m:t>
              </m:r>
            </m:oMath>
            <w:r w:rsidRPr="009614F8">
              <w:rPr>
                <w:rFonts w:asciiTheme="majorHAnsi" w:eastAsiaTheme="majorHAnsi" w:hAnsiTheme="majorHAnsi" w:hint="eastAsia"/>
                <w:sz w:val="22"/>
              </w:rPr>
              <w:t>0</w:t>
            </w:r>
            <w:r w:rsidRPr="009614F8">
              <w:rPr>
                <w:rFonts w:asciiTheme="majorHAnsi" w:eastAsiaTheme="majorHAnsi" w:hAnsiTheme="majorHAnsi"/>
                <w:sz w:val="22"/>
              </w:rPr>
              <w:t>.1%</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H</w:t>
            </w:r>
          </w:p>
        </w:tc>
        <w:tc>
          <w:tcPr>
            <w:tcW w:w="1394" w:type="dxa"/>
            <w:tcBorders>
              <w:bottom w:val="single" w:sz="12" w:space="0" w:color="auto"/>
            </w:tcBorders>
            <w:vAlign w:val="center"/>
          </w:tcPr>
          <w:p w:rsidR="009614F8" w:rsidRPr="009614F8" w:rsidRDefault="009614F8" w:rsidP="009614F8">
            <w:pPr>
              <w:jc w:val="center"/>
              <w:rPr>
                <w:sz w:val="22"/>
              </w:rPr>
            </w:pPr>
            <w:r w:rsidRPr="009614F8">
              <w:rPr>
                <w:rFonts w:hint="eastAsia"/>
                <w:sz w:val="22"/>
              </w:rPr>
              <w:t>5</w:t>
            </w:r>
            <w:r w:rsidRPr="009614F8">
              <w:rPr>
                <w:sz w:val="22"/>
              </w:rPr>
              <w:t>216</w:t>
            </w:r>
          </w:p>
        </w:tc>
      </w:tr>
      <w:bookmarkEnd w:id="100"/>
      <w:bookmarkEnd w:id="101"/>
    </w:tbl>
    <w:p w:rsidR="009614F8" w:rsidRPr="009614F8" w:rsidRDefault="009614F8" w:rsidP="009614F8">
      <w:pPr>
        <w:rPr>
          <w:b/>
          <w:sz w:val="22"/>
        </w:rPr>
      </w:pPr>
    </w:p>
    <w:p w:rsidR="009614F8" w:rsidRPr="00FB708B" w:rsidRDefault="009614F8" w:rsidP="009614F8">
      <w:pPr>
        <w:rPr>
          <w:rFonts w:ascii="Times New Roman" w:hAnsi="Times New Roman" w:cs="Times New Roman"/>
          <w:sz w:val="22"/>
        </w:rPr>
      </w:pPr>
      <w:r w:rsidRPr="00FB708B">
        <w:rPr>
          <w:rFonts w:ascii="Times New Roman" w:hAnsi="Times New Roman" w:cs="Times New Roman"/>
          <w:sz w:val="22"/>
        </w:rPr>
        <w:t xml:space="preserve">After the training data preparation, we use the augmented training data sets to train the correspondent binary network. And the accuracy of the validating data set indicates the degree of the training. We test each binary network in correspondent testing data set, and the resulting confusion matrix of each binary network is shown in table 3. The </w:t>
      </w:r>
      <w:del w:id="104" w:author="China" w:date="2019-06-06T12:04:00Z">
        <w:r w:rsidRPr="00FB708B" w:rsidDel="00351F3B">
          <w:rPr>
            <w:rFonts w:ascii="Times New Roman" w:hAnsi="Times New Roman" w:cs="Times New Roman"/>
            <w:sz w:val="22"/>
          </w:rPr>
          <w:delText xml:space="preserve">accuracy </w:delText>
        </w:r>
      </w:del>
      <w:ins w:id="105" w:author="China" w:date="2019-06-06T12:04:00Z">
        <w:r w:rsidR="00351F3B" w:rsidRPr="00FB708B">
          <w:rPr>
            <w:rFonts w:ascii="Times New Roman" w:hAnsi="Times New Roman" w:cs="Times New Roman"/>
            <w:sz w:val="22"/>
          </w:rPr>
          <w:t>accurac</w:t>
        </w:r>
        <w:r w:rsidR="00351F3B">
          <w:rPr>
            <w:rFonts w:ascii="Times New Roman" w:hAnsi="Times New Roman" w:cs="Times New Roman" w:hint="eastAsia"/>
            <w:sz w:val="22"/>
          </w:rPr>
          <w:t>ies</w:t>
        </w:r>
        <w:r w:rsidR="00351F3B" w:rsidRPr="00FB708B">
          <w:rPr>
            <w:rFonts w:ascii="Times New Roman" w:hAnsi="Times New Roman" w:cs="Times New Roman"/>
            <w:sz w:val="22"/>
          </w:rPr>
          <w:t xml:space="preserve"> </w:t>
        </w:r>
      </w:ins>
      <w:r w:rsidRPr="00FB708B">
        <w:rPr>
          <w:rFonts w:ascii="Times New Roman" w:hAnsi="Times New Roman" w:cs="Times New Roman"/>
          <w:sz w:val="22"/>
        </w:rPr>
        <w:t xml:space="preserve">of the three binary </w:t>
      </w:r>
      <w:del w:id="106" w:author="China" w:date="2019-06-06T12:04:00Z">
        <w:r w:rsidRPr="00FB708B" w:rsidDel="00351F3B">
          <w:rPr>
            <w:rFonts w:ascii="Times New Roman" w:hAnsi="Times New Roman" w:cs="Times New Roman"/>
            <w:sz w:val="22"/>
          </w:rPr>
          <w:delText>network</w:delText>
        </w:r>
      </w:del>
      <w:ins w:id="107" w:author="China" w:date="2019-06-06T12:04:00Z">
        <w:r w:rsidR="00351F3B" w:rsidRPr="00FB708B">
          <w:rPr>
            <w:rFonts w:ascii="Times New Roman" w:hAnsi="Times New Roman" w:cs="Times New Roman"/>
            <w:sz w:val="22"/>
          </w:rPr>
          <w:t>networks</w:t>
        </w:r>
      </w:ins>
      <w:r w:rsidRPr="00FB708B">
        <w:rPr>
          <w:rFonts w:ascii="Times New Roman" w:hAnsi="Times New Roman" w:cs="Times New Roman"/>
          <w:sz w:val="22"/>
        </w:rPr>
        <w:t xml:space="preserve"> </w:t>
      </w:r>
      <w:del w:id="108" w:author="China" w:date="2019-06-06T12:04:00Z">
        <w:r w:rsidRPr="00FB708B" w:rsidDel="00351F3B">
          <w:rPr>
            <w:rFonts w:ascii="Times New Roman" w:hAnsi="Times New Roman" w:cs="Times New Roman"/>
            <w:sz w:val="22"/>
          </w:rPr>
          <w:delText xml:space="preserve">is </w:delText>
        </w:r>
      </w:del>
      <w:ins w:id="109" w:author="China" w:date="2019-06-06T12:04:00Z">
        <w:r w:rsidR="00351F3B">
          <w:rPr>
            <w:rFonts w:ascii="Times New Roman" w:hAnsi="Times New Roman" w:cs="Times New Roman" w:hint="eastAsia"/>
            <w:sz w:val="22"/>
          </w:rPr>
          <w:t>are</w:t>
        </w:r>
        <w:r w:rsidR="00351F3B" w:rsidRPr="00FB708B">
          <w:rPr>
            <w:rFonts w:ascii="Times New Roman" w:hAnsi="Times New Roman" w:cs="Times New Roman"/>
            <w:sz w:val="22"/>
          </w:rPr>
          <w:t xml:space="preserve"> </w:t>
        </w:r>
      </w:ins>
      <w:r w:rsidRPr="00FB708B">
        <w:rPr>
          <w:rFonts w:ascii="Times New Roman" w:hAnsi="Times New Roman" w:cs="Times New Roman"/>
          <w:sz w:val="22"/>
        </w:rPr>
        <w:t>respectively 92.500%, 91.489% and 92.063%. We also use the precision value, recall value and f-measure</w:t>
      </w:r>
      <w:ins w:id="110" w:author="China" w:date="2019-06-10T09:22:00Z">
        <w:r w:rsidR="00723879">
          <w:rPr>
            <w:rFonts w:ascii="Times New Roman" w:hAnsi="Times New Roman" w:cs="Times New Roman" w:hint="eastAsia"/>
            <w:sz w:val="22"/>
          </w:rPr>
          <w:t xml:space="preserve"> </w:t>
        </w:r>
      </w:ins>
      <w:r w:rsidRPr="00FB708B">
        <w:rPr>
          <w:rFonts w:ascii="Times New Roman" w:hAnsi="Times New Roman" w:cs="Times New Roman"/>
          <w:sz w:val="22"/>
        </w:rPr>
        <w:t>(a=1) to eva</w:t>
      </w:r>
      <w:r w:rsidR="00FB708B">
        <w:rPr>
          <w:rFonts w:ascii="Times New Roman" w:hAnsi="Times New Roman" w:cs="Times New Roman"/>
          <w:sz w:val="22"/>
        </w:rPr>
        <w:t>luate the binary network. Figure 9</w:t>
      </w:r>
      <w:r w:rsidRPr="00FB708B">
        <w:rPr>
          <w:rFonts w:ascii="Times New Roman" w:hAnsi="Times New Roman" w:cs="Times New Roman"/>
          <w:sz w:val="22"/>
        </w:rPr>
        <w:t xml:space="preserve"> present the three binary networks’ ROC (receiver operating characteristic) curve and the AUC (</w:t>
      </w:r>
      <w:bookmarkStart w:id="111" w:name="OLE_LINK13"/>
      <w:bookmarkStart w:id="112" w:name="OLE_LINK14"/>
      <w:r w:rsidRPr="00FB708B">
        <w:rPr>
          <w:rFonts w:ascii="Times New Roman" w:hAnsi="Times New Roman" w:cs="Times New Roman"/>
          <w:sz w:val="22"/>
        </w:rPr>
        <w:t>area under ROC curve</w:t>
      </w:r>
      <w:bookmarkEnd w:id="111"/>
      <w:bookmarkEnd w:id="112"/>
      <w:r w:rsidRPr="00FB708B">
        <w:rPr>
          <w:rFonts w:ascii="Times New Roman" w:hAnsi="Times New Roman" w:cs="Times New Roman"/>
          <w:sz w:val="22"/>
        </w:rPr>
        <w:t xml:space="preserve">). Putting all the evaluation indexes together, the three binary networks </w:t>
      </w:r>
      <w:proofErr w:type="gramStart"/>
      <w:r w:rsidRPr="00FB708B">
        <w:rPr>
          <w:rFonts w:ascii="Times New Roman" w:hAnsi="Times New Roman" w:cs="Times New Roman"/>
          <w:sz w:val="22"/>
        </w:rPr>
        <w:t>works</w:t>
      </w:r>
      <w:proofErr w:type="gramEnd"/>
      <w:r w:rsidRPr="00FB708B">
        <w:rPr>
          <w:rFonts w:ascii="Times New Roman" w:hAnsi="Times New Roman" w:cs="Times New Roman"/>
          <w:sz w:val="22"/>
        </w:rPr>
        <w:t xml:space="preserve"> well separately in each classifying work. </w:t>
      </w:r>
    </w:p>
    <w:p w:rsidR="009614F8" w:rsidRPr="009614F8" w:rsidRDefault="009614F8" w:rsidP="009614F8">
      <w:pPr>
        <w:rPr>
          <w:b/>
          <w:sz w:val="22"/>
        </w:rPr>
      </w:pPr>
    </w:p>
    <w:p w:rsidR="00FB708B" w:rsidRPr="00FB708B" w:rsidRDefault="00FB708B" w:rsidP="00FB708B">
      <w:pPr>
        <w:pStyle w:val="ab"/>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974B14">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xml:space="preserve">: The confusion matrix and the evaluation of three binary </w:t>
      </w:r>
      <w:proofErr w:type="gramStart"/>
      <w:r w:rsidRPr="00FB708B">
        <w:rPr>
          <w:rFonts w:ascii="Times New Roman" w:hAnsi="Times New Roman" w:cs="Times New Roman"/>
          <w:sz w:val="21"/>
          <w:szCs w:val="21"/>
        </w:rPr>
        <w:t>network .</w:t>
      </w:r>
      <w:proofErr w:type="gramEnd"/>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850"/>
        <w:gridCol w:w="709"/>
        <w:gridCol w:w="850"/>
        <w:gridCol w:w="852"/>
        <w:gridCol w:w="1132"/>
        <w:gridCol w:w="1133"/>
        <w:gridCol w:w="1133"/>
        <w:gridCol w:w="996"/>
      </w:tblGrid>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1"/>
              </w:rPr>
            </w:pPr>
            <w:r w:rsidRPr="009614F8">
              <w:rPr>
                <w:rFonts w:ascii="Times New Roman" w:hAnsi="Times New Roman" w:cs="Times New Roman"/>
                <w:b/>
                <w:szCs w:val="21"/>
              </w:rPr>
              <w:t>P</w:t>
            </w:r>
            <w:r w:rsidRPr="009614F8">
              <w:rPr>
                <w:rFonts w:ascii="Times New Roman" w:hAnsi="Times New Roman" w:cs="Times New Roman" w:hint="eastAsia"/>
                <w:b/>
                <w:szCs w:val="21"/>
              </w:rPr>
              <w:t>eriodic</w:t>
            </w:r>
            <w:r w:rsidRPr="009614F8">
              <w:rPr>
                <w:rFonts w:ascii="Times New Roman" w:hAnsi="Times New Roman" w:cs="Times New Roman"/>
                <w:b/>
                <w:szCs w:val="21"/>
              </w:rPr>
              <w:t xml:space="preserve"> N</w:t>
            </w:r>
            <w:r w:rsidRPr="009614F8">
              <w:rPr>
                <w:rFonts w:ascii="Times New Roman" w:hAnsi="Times New Roman" w:cs="Times New Roman" w:hint="eastAsia"/>
                <w:b/>
                <w:szCs w:val="21"/>
              </w:rPr>
              <w:t>oise</w:t>
            </w:r>
          </w:p>
        </w:tc>
        <w:tc>
          <w:tcPr>
            <w:tcW w:w="3261"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1"/>
              </w:rPr>
            </w:pPr>
            <w:r w:rsidRPr="009614F8">
              <w:rPr>
                <w:rFonts w:ascii="Times New Roman" w:hAnsi="Times New Roman" w:cs="Times New Roman"/>
                <w:b/>
                <w:szCs w:val="21"/>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723879" w:rsidRDefault="009614F8" w:rsidP="009614F8">
            <w:pPr>
              <w:jc w:val="center"/>
              <w:rPr>
                <w:u w:val="single"/>
                <w:rPrChange w:id="113" w:author="China" w:date="2019-06-10T09:23:00Z">
                  <w:rPr/>
                </w:rPrChange>
              </w:rPr>
            </w:pPr>
            <w:r w:rsidRPr="00723879">
              <w:rPr>
                <w:rFonts w:hint="eastAsia"/>
                <w:u w:val="single"/>
                <w:rPrChange w:id="114" w:author="China" w:date="2019-06-10T09:23:00Z">
                  <w:rPr>
                    <w:rFonts w:hint="eastAsia"/>
                  </w:rPr>
                </w:rPrChange>
              </w:rPr>
              <w:t>A</w:t>
            </w:r>
            <w:r w:rsidRPr="00723879">
              <w:rPr>
                <w:u w:val="single"/>
                <w:rPrChange w:id="115" w:author="China" w:date="2019-06-10T09:23:00Z">
                  <w:rPr/>
                </w:rPrChange>
              </w:rPr>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t>20</w:t>
            </w:r>
          </w:p>
        </w:tc>
        <w:tc>
          <w:tcPr>
            <w:tcW w:w="850" w:type="dxa"/>
            <w:tcBorders>
              <w:top w:val="single" w:sz="8" w:space="0" w:color="auto"/>
            </w:tcBorders>
            <w:vAlign w:val="center"/>
          </w:tcPr>
          <w:p w:rsidR="009614F8" w:rsidRPr="009614F8" w:rsidRDefault="009614F8" w:rsidP="009614F8">
            <w:pPr>
              <w:jc w:val="center"/>
            </w:pPr>
            <w:r w:rsidRPr="009614F8">
              <w:t>2</w:t>
            </w:r>
          </w:p>
        </w:tc>
        <w:tc>
          <w:tcPr>
            <w:tcW w:w="852" w:type="dxa"/>
            <w:tcBorders>
              <w:top w:val="single" w:sz="8" w:space="0" w:color="auto"/>
            </w:tcBorders>
            <w:vAlign w:val="center"/>
          </w:tcPr>
          <w:p w:rsidR="009614F8" w:rsidRPr="009614F8" w:rsidRDefault="009614F8" w:rsidP="009614F8">
            <w:pPr>
              <w:jc w:val="center"/>
            </w:pPr>
            <w:r w:rsidRPr="009614F8">
              <w:t>22</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w:t>
            </w:r>
            <w:r w:rsidRPr="009614F8">
              <w:t>500</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w:t>
            </w:r>
            <w:r w:rsidRPr="009614F8">
              <w:t>5</w:t>
            </w:r>
            <w:r w:rsidRPr="009614F8">
              <w:rPr>
                <w:rFonts w:hint="eastAsia"/>
              </w:rPr>
              <w:t>.</w:t>
            </w:r>
            <w:r w:rsidRPr="009614F8">
              <w:t>238</w:t>
            </w:r>
            <w:r w:rsidRPr="009614F8">
              <w:rPr>
                <w:rFonts w:hint="eastAsia"/>
              </w:rPr>
              <w:t>%</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w:t>
            </w:r>
            <w:r w:rsidRPr="009614F8">
              <w:t>909</w:t>
            </w:r>
            <w:r w:rsidRPr="009614F8">
              <w:rPr>
                <w:rFonts w:hint="eastAsia"/>
              </w:rPr>
              <w:t>%</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w:t>
            </w:r>
            <w:r w:rsidRPr="009614F8">
              <w:t>023</w:t>
            </w:r>
            <w:r w:rsidRPr="009614F8">
              <w:rPr>
                <w:rFonts w:hint="eastAsia"/>
              </w:rPr>
              <w:t>%</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t>17</w:t>
            </w:r>
          </w:p>
        </w:tc>
        <w:tc>
          <w:tcPr>
            <w:tcW w:w="852" w:type="dxa"/>
            <w:vAlign w:val="center"/>
          </w:tcPr>
          <w:p w:rsidR="009614F8" w:rsidRPr="009614F8" w:rsidRDefault="009614F8" w:rsidP="009614F8">
            <w:pPr>
              <w:jc w:val="center"/>
            </w:pPr>
            <w:r w:rsidRPr="009614F8">
              <w:t>18</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t>21</w:t>
            </w:r>
          </w:p>
        </w:tc>
        <w:tc>
          <w:tcPr>
            <w:tcW w:w="850" w:type="dxa"/>
            <w:tcBorders>
              <w:bottom w:val="single" w:sz="12" w:space="0" w:color="auto"/>
            </w:tcBorders>
            <w:vAlign w:val="center"/>
          </w:tcPr>
          <w:p w:rsidR="009614F8" w:rsidRPr="009614F8" w:rsidRDefault="009614F8" w:rsidP="009614F8">
            <w:pPr>
              <w:jc w:val="center"/>
            </w:pPr>
            <w:r w:rsidRPr="009614F8">
              <w:t>19</w:t>
            </w:r>
          </w:p>
        </w:tc>
        <w:tc>
          <w:tcPr>
            <w:tcW w:w="852" w:type="dxa"/>
            <w:tcBorders>
              <w:bottom w:val="single" w:sz="12" w:space="0" w:color="auto"/>
            </w:tcBorders>
            <w:vAlign w:val="center"/>
          </w:tcPr>
          <w:p w:rsidR="009614F8" w:rsidRPr="009614F8" w:rsidRDefault="009614F8" w:rsidP="009614F8">
            <w:pPr>
              <w:jc w:val="center"/>
            </w:pPr>
            <w:r w:rsidRPr="009614F8">
              <w:t>40</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L</w:t>
            </w:r>
            <w:r w:rsidRPr="009614F8">
              <w:rPr>
                <w:rFonts w:ascii="Times New Roman" w:hAnsi="Times New Roman" w:cs="Times New Roman" w:hint="eastAsia"/>
                <w:b/>
                <w:szCs w:val="24"/>
              </w:rPr>
              <w:t>ong</w:t>
            </w:r>
          </w:p>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23</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2</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25</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91.489%</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r w:rsidRPr="009614F8">
              <w:t xml:space="preserve">                                                                                                                                                                                                                                                                                                                               </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92.000%</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2</w:t>
            </w:r>
          </w:p>
        </w:tc>
        <w:tc>
          <w:tcPr>
            <w:tcW w:w="850" w:type="dxa"/>
            <w:vAlign w:val="center"/>
          </w:tcPr>
          <w:p w:rsidR="009614F8" w:rsidRPr="009614F8" w:rsidRDefault="009614F8" w:rsidP="009614F8">
            <w:pPr>
              <w:jc w:val="center"/>
            </w:pPr>
            <w:r w:rsidRPr="009614F8">
              <w:rPr>
                <w:rFonts w:hint="eastAsia"/>
              </w:rPr>
              <w:t>20</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22</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47</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val="restart"/>
            <w:tcBorders>
              <w:top w:val="single" w:sz="12" w:space="0" w:color="auto"/>
            </w:tcBorders>
            <w:shd w:val="clear" w:color="auto" w:fill="E7E6E6" w:themeFill="background2"/>
            <w:vAlign w:val="center"/>
          </w:tcPr>
          <w:p w:rsidR="009614F8" w:rsidRPr="009614F8" w:rsidRDefault="009614F8" w:rsidP="009614F8">
            <w:pPr>
              <w:jc w:val="left"/>
              <w:rPr>
                <w:rFonts w:ascii="Times New Roman" w:hAnsi="Times New Roman" w:cs="Times New Roman"/>
                <w:b/>
                <w:szCs w:val="24"/>
              </w:rPr>
            </w:pPr>
            <w:r w:rsidRPr="009614F8">
              <w:rPr>
                <w:rFonts w:ascii="Times New Roman" w:hAnsi="Times New Roman" w:cs="Times New Roman"/>
                <w:b/>
                <w:szCs w:val="24"/>
              </w:rPr>
              <w:t>Short Stripe</w:t>
            </w:r>
          </w:p>
        </w:tc>
        <w:tc>
          <w:tcPr>
            <w:tcW w:w="3261" w:type="dxa"/>
            <w:gridSpan w:val="4"/>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Predicted</w:t>
            </w:r>
          </w:p>
        </w:tc>
        <w:tc>
          <w:tcPr>
            <w:tcW w:w="4394" w:type="dxa"/>
            <w:gridSpan w:val="4"/>
            <w:tcBorders>
              <w:top w:val="single" w:sz="12" w:space="0" w:color="auto"/>
            </w:tcBorders>
            <w:vAlign w:val="center"/>
          </w:tcPr>
          <w:p w:rsidR="009614F8" w:rsidRPr="009614F8" w:rsidRDefault="009614F8" w:rsidP="009614F8">
            <w:pPr>
              <w:jc w:val="center"/>
              <w:rPr>
                <w:rFonts w:ascii="Times New Roman" w:hAnsi="Times New Roman" w:cs="Times New Roman"/>
                <w:b/>
                <w:szCs w:val="24"/>
              </w:rPr>
            </w:pPr>
            <w:r w:rsidRPr="009614F8">
              <w:rPr>
                <w:rFonts w:ascii="Times New Roman" w:hAnsi="Times New Roman" w:cs="Times New Roman"/>
                <w:b/>
                <w:szCs w:val="24"/>
              </w:rPr>
              <w:t>Evaluation Criterion</w:t>
            </w:r>
          </w:p>
        </w:tc>
      </w:tr>
      <w:tr w:rsidR="009614F8" w:rsidRPr="009614F8" w:rsidTr="00D840A2">
        <w:tc>
          <w:tcPr>
            <w:tcW w:w="992" w:type="dxa"/>
            <w:vMerge/>
            <w:tcBorders>
              <w:bottom w:val="single" w:sz="8" w:space="0" w:color="auto"/>
            </w:tcBorders>
            <w:shd w:val="clear" w:color="auto" w:fill="E7E6E6" w:themeFill="background2"/>
          </w:tcPr>
          <w:p w:rsidR="009614F8" w:rsidRPr="009614F8" w:rsidRDefault="009614F8" w:rsidP="009614F8"/>
        </w:tc>
        <w:tc>
          <w:tcPr>
            <w:tcW w:w="850" w:type="dxa"/>
            <w:tcBorders>
              <w:bottom w:val="single" w:sz="8" w:space="0" w:color="auto"/>
            </w:tcBorders>
          </w:tcPr>
          <w:p w:rsidR="009614F8" w:rsidRPr="009614F8" w:rsidRDefault="009614F8" w:rsidP="009614F8"/>
        </w:tc>
        <w:tc>
          <w:tcPr>
            <w:tcW w:w="709" w:type="dxa"/>
            <w:tcBorders>
              <w:bottom w:val="single" w:sz="8" w:space="0" w:color="auto"/>
            </w:tcBorders>
            <w:vAlign w:val="center"/>
          </w:tcPr>
          <w:p w:rsidR="009614F8" w:rsidRPr="009614F8" w:rsidRDefault="009614F8" w:rsidP="009614F8">
            <w:pPr>
              <w:jc w:val="center"/>
            </w:pPr>
            <w:r w:rsidRPr="009614F8">
              <w:t>YES</w:t>
            </w:r>
          </w:p>
        </w:tc>
        <w:tc>
          <w:tcPr>
            <w:tcW w:w="850" w:type="dxa"/>
            <w:tcBorders>
              <w:bottom w:val="single" w:sz="8" w:space="0" w:color="auto"/>
            </w:tcBorders>
            <w:vAlign w:val="center"/>
          </w:tcPr>
          <w:p w:rsidR="009614F8" w:rsidRPr="009614F8" w:rsidRDefault="009614F8" w:rsidP="009614F8">
            <w:pPr>
              <w:jc w:val="center"/>
            </w:pPr>
            <w:r w:rsidRPr="009614F8">
              <w:rPr>
                <w:rFonts w:hint="eastAsia"/>
              </w:rPr>
              <w:t>N</w:t>
            </w:r>
            <w:r w:rsidRPr="009614F8">
              <w:t>O</w:t>
            </w:r>
          </w:p>
        </w:tc>
        <w:tc>
          <w:tcPr>
            <w:tcW w:w="852" w:type="dxa"/>
            <w:tcBorders>
              <w:bottom w:val="single" w:sz="8" w:space="0" w:color="auto"/>
            </w:tcBorders>
            <w:vAlign w:val="center"/>
          </w:tcPr>
          <w:p w:rsidR="009614F8" w:rsidRPr="009614F8" w:rsidRDefault="009614F8" w:rsidP="009614F8">
            <w:pPr>
              <w:jc w:val="center"/>
            </w:pPr>
            <w:r w:rsidRPr="009614F8">
              <w:rPr>
                <w:rFonts w:hint="eastAsia"/>
              </w:rPr>
              <w:t>T</w:t>
            </w:r>
            <w:r w:rsidRPr="009614F8">
              <w:t>OTAL</w:t>
            </w:r>
          </w:p>
        </w:tc>
        <w:tc>
          <w:tcPr>
            <w:tcW w:w="1132" w:type="dxa"/>
            <w:tcBorders>
              <w:bottom w:val="single" w:sz="8" w:space="0" w:color="auto"/>
            </w:tcBorders>
            <w:vAlign w:val="center"/>
          </w:tcPr>
          <w:p w:rsidR="009614F8" w:rsidRPr="009614F8" w:rsidRDefault="009614F8" w:rsidP="009614F8">
            <w:pPr>
              <w:jc w:val="center"/>
            </w:pPr>
            <w:r w:rsidRPr="009614F8">
              <w:rPr>
                <w:rFonts w:hint="eastAsia"/>
              </w:rPr>
              <w:t>A</w:t>
            </w:r>
            <w:r w:rsidRPr="009614F8">
              <w:t>CC</w:t>
            </w:r>
          </w:p>
        </w:tc>
        <w:tc>
          <w:tcPr>
            <w:tcW w:w="1133" w:type="dxa"/>
            <w:tcBorders>
              <w:bottom w:val="single" w:sz="8" w:space="0" w:color="auto"/>
            </w:tcBorders>
            <w:vAlign w:val="center"/>
          </w:tcPr>
          <w:p w:rsidR="009614F8" w:rsidRPr="009614F8" w:rsidRDefault="009614F8" w:rsidP="009614F8">
            <w:pPr>
              <w:jc w:val="center"/>
            </w:pPr>
            <w:r w:rsidRPr="009614F8">
              <w:t>Precision</w:t>
            </w:r>
          </w:p>
        </w:tc>
        <w:tc>
          <w:tcPr>
            <w:tcW w:w="1133" w:type="dxa"/>
            <w:tcBorders>
              <w:bottom w:val="single" w:sz="8" w:space="0" w:color="auto"/>
            </w:tcBorders>
            <w:vAlign w:val="center"/>
          </w:tcPr>
          <w:p w:rsidR="009614F8" w:rsidRPr="009614F8" w:rsidRDefault="009614F8" w:rsidP="009614F8">
            <w:pPr>
              <w:jc w:val="center"/>
            </w:pPr>
            <w:r w:rsidRPr="009614F8">
              <w:t>Recall</w:t>
            </w:r>
          </w:p>
        </w:tc>
        <w:tc>
          <w:tcPr>
            <w:tcW w:w="996" w:type="dxa"/>
            <w:tcBorders>
              <w:bottom w:val="single" w:sz="8" w:space="0" w:color="auto"/>
            </w:tcBorders>
            <w:vAlign w:val="center"/>
          </w:tcPr>
          <w:p w:rsidR="009614F8" w:rsidRPr="009614F8" w:rsidRDefault="009614F8" w:rsidP="009614F8">
            <w:pPr>
              <w:jc w:val="center"/>
            </w:pPr>
            <w:r w:rsidRPr="009614F8">
              <w:t>F-1</w:t>
            </w:r>
          </w:p>
        </w:tc>
      </w:tr>
      <w:tr w:rsidR="009614F8" w:rsidRPr="009614F8" w:rsidTr="00D840A2">
        <w:tc>
          <w:tcPr>
            <w:tcW w:w="992" w:type="dxa"/>
            <w:vMerge w:val="restart"/>
            <w:tcBorders>
              <w:top w:val="single" w:sz="8" w:space="0" w:color="auto"/>
            </w:tcBorders>
            <w:vAlign w:val="center"/>
          </w:tcPr>
          <w:p w:rsidR="009614F8" w:rsidRPr="009614F8" w:rsidRDefault="009614F8" w:rsidP="009614F8">
            <w:pPr>
              <w:jc w:val="center"/>
              <w:rPr>
                <w:rFonts w:ascii="Times New Roman" w:hAnsi="Times New Roman" w:cs="Times New Roman"/>
                <w:b/>
                <w:sz w:val="24"/>
                <w:szCs w:val="24"/>
              </w:rPr>
            </w:pPr>
            <w:r w:rsidRPr="009614F8">
              <w:rPr>
                <w:rFonts w:ascii="Times New Roman" w:hAnsi="Times New Roman" w:cs="Times New Roman"/>
                <w:b/>
                <w:szCs w:val="24"/>
              </w:rPr>
              <w:t>Actual</w:t>
            </w:r>
          </w:p>
        </w:tc>
        <w:tc>
          <w:tcPr>
            <w:tcW w:w="850" w:type="dxa"/>
            <w:tcBorders>
              <w:top w:val="single" w:sz="8" w:space="0" w:color="auto"/>
            </w:tcBorders>
            <w:vAlign w:val="center"/>
          </w:tcPr>
          <w:p w:rsidR="009614F8" w:rsidRPr="009614F8" w:rsidRDefault="009614F8" w:rsidP="009614F8">
            <w:pPr>
              <w:jc w:val="center"/>
            </w:pPr>
            <w:r w:rsidRPr="009614F8">
              <w:t>YES</w:t>
            </w:r>
          </w:p>
        </w:tc>
        <w:tc>
          <w:tcPr>
            <w:tcW w:w="709" w:type="dxa"/>
            <w:tcBorders>
              <w:top w:val="single" w:sz="8" w:space="0" w:color="auto"/>
            </w:tcBorders>
            <w:vAlign w:val="center"/>
          </w:tcPr>
          <w:p w:rsidR="009614F8" w:rsidRPr="009614F8" w:rsidRDefault="009614F8" w:rsidP="009614F8">
            <w:pPr>
              <w:jc w:val="center"/>
            </w:pPr>
            <w:r w:rsidRPr="009614F8">
              <w:rPr>
                <w:rFonts w:hint="eastAsia"/>
              </w:rPr>
              <w:t>37</w:t>
            </w:r>
          </w:p>
        </w:tc>
        <w:tc>
          <w:tcPr>
            <w:tcW w:w="850" w:type="dxa"/>
            <w:tcBorders>
              <w:top w:val="single" w:sz="8" w:space="0" w:color="auto"/>
            </w:tcBorders>
            <w:vAlign w:val="center"/>
          </w:tcPr>
          <w:p w:rsidR="009614F8" w:rsidRPr="009614F8" w:rsidRDefault="009614F8" w:rsidP="009614F8">
            <w:pPr>
              <w:jc w:val="center"/>
            </w:pPr>
            <w:r w:rsidRPr="009614F8">
              <w:rPr>
                <w:rFonts w:hint="eastAsia"/>
              </w:rPr>
              <w:t>4</w:t>
            </w:r>
          </w:p>
        </w:tc>
        <w:tc>
          <w:tcPr>
            <w:tcW w:w="852" w:type="dxa"/>
            <w:tcBorders>
              <w:top w:val="single" w:sz="8" w:space="0" w:color="auto"/>
            </w:tcBorders>
            <w:vAlign w:val="center"/>
          </w:tcPr>
          <w:p w:rsidR="009614F8" w:rsidRPr="009614F8" w:rsidRDefault="009614F8" w:rsidP="009614F8">
            <w:pPr>
              <w:jc w:val="center"/>
            </w:pPr>
            <w:r w:rsidRPr="009614F8">
              <w:rPr>
                <w:rFonts w:hint="eastAsia"/>
              </w:rPr>
              <w:t>41</w:t>
            </w:r>
          </w:p>
        </w:tc>
        <w:tc>
          <w:tcPr>
            <w:tcW w:w="1132" w:type="dxa"/>
            <w:vMerge w:val="restart"/>
            <w:tcBorders>
              <w:top w:val="single" w:sz="8" w:space="0" w:color="auto"/>
            </w:tcBorders>
            <w:vAlign w:val="center"/>
          </w:tcPr>
          <w:p w:rsidR="009614F8" w:rsidRPr="009614F8" w:rsidRDefault="009614F8" w:rsidP="009614F8">
            <w:pPr>
              <w:jc w:val="center"/>
            </w:pPr>
            <w:r w:rsidRPr="009614F8">
              <w:rPr>
                <w:rFonts w:hint="eastAsia"/>
              </w:rPr>
              <w:t>92.063%</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97.374%</w:t>
            </w:r>
          </w:p>
        </w:tc>
        <w:tc>
          <w:tcPr>
            <w:tcW w:w="1133" w:type="dxa"/>
            <w:vMerge w:val="restart"/>
            <w:tcBorders>
              <w:top w:val="single" w:sz="8" w:space="0" w:color="auto"/>
            </w:tcBorders>
            <w:vAlign w:val="center"/>
          </w:tcPr>
          <w:p w:rsidR="009614F8" w:rsidRPr="009614F8" w:rsidRDefault="009614F8" w:rsidP="009614F8">
            <w:pPr>
              <w:jc w:val="center"/>
            </w:pPr>
            <w:r w:rsidRPr="009614F8">
              <w:rPr>
                <w:rFonts w:hint="eastAsia"/>
              </w:rPr>
              <w:t>90.244%</w:t>
            </w:r>
          </w:p>
        </w:tc>
        <w:tc>
          <w:tcPr>
            <w:tcW w:w="996" w:type="dxa"/>
            <w:vMerge w:val="restart"/>
            <w:tcBorders>
              <w:top w:val="single" w:sz="8" w:space="0" w:color="auto"/>
            </w:tcBorders>
            <w:vAlign w:val="center"/>
          </w:tcPr>
          <w:p w:rsidR="009614F8" w:rsidRPr="009614F8" w:rsidRDefault="009614F8" w:rsidP="009614F8">
            <w:pPr>
              <w:jc w:val="center"/>
            </w:pPr>
            <w:r w:rsidRPr="009614F8">
              <w:rPr>
                <w:rFonts w:hint="eastAsia"/>
              </w:rPr>
              <w:t>93.674%</w:t>
            </w:r>
          </w:p>
        </w:tc>
      </w:tr>
      <w:tr w:rsidR="009614F8" w:rsidRPr="009614F8" w:rsidTr="00D840A2">
        <w:tc>
          <w:tcPr>
            <w:tcW w:w="992" w:type="dxa"/>
            <w:vMerge/>
          </w:tcPr>
          <w:p w:rsidR="009614F8" w:rsidRPr="009614F8" w:rsidRDefault="009614F8" w:rsidP="009614F8"/>
        </w:tc>
        <w:tc>
          <w:tcPr>
            <w:tcW w:w="850" w:type="dxa"/>
            <w:vAlign w:val="center"/>
          </w:tcPr>
          <w:p w:rsidR="009614F8" w:rsidRPr="009614F8" w:rsidRDefault="009614F8" w:rsidP="009614F8">
            <w:pPr>
              <w:jc w:val="center"/>
            </w:pPr>
            <w:r w:rsidRPr="009614F8">
              <w:rPr>
                <w:rFonts w:hint="eastAsia"/>
              </w:rPr>
              <w:t>N</w:t>
            </w:r>
            <w:r w:rsidRPr="009614F8">
              <w:t>O</w:t>
            </w:r>
          </w:p>
        </w:tc>
        <w:tc>
          <w:tcPr>
            <w:tcW w:w="709" w:type="dxa"/>
            <w:vAlign w:val="center"/>
          </w:tcPr>
          <w:p w:rsidR="009614F8" w:rsidRPr="009614F8" w:rsidRDefault="009614F8" w:rsidP="009614F8">
            <w:pPr>
              <w:jc w:val="center"/>
            </w:pPr>
            <w:r w:rsidRPr="009614F8">
              <w:rPr>
                <w:rFonts w:hint="eastAsia"/>
              </w:rPr>
              <w:t>1</w:t>
            </w:r>
          </w:p>
        </w:tc>
        <w:tc>
          <w:tcPr>
            <w:tcW w:w="850" w:type="dxa"/>
            <w:vAlign w:val="center"/>
          </w:tcPr>
          <w:p w:rsidR="009614F8" w:rsidRPr="009614F8" w:rsidRDefault="009614F8" w:rsidP="009614F8">
            <w:pPr>
              <w:jc w:val="center"/>
            </w:pPr>
            <w:r w:rsidRPr="009614F8">
              <w:rPr>
                <w:rFonts w:hint="eastAsia"/>
              </w:rPr>
              <w:t>21</w:t>
            </w:r>
          </w:p>
        </w:tc>
        <w:tc>
          <w:tcPr>
            <w:tcW w:w="852" w:type="dxa"/>
            <w:vAlign w:val="center"/>
          </w:tcPr>
          <w:p w:rsidR="009614F8" w:rsidRPr="009614F8" w:rsidRDefault="009614F8" w:rsidP="009614F8">
            <w:pPr>
              <w:jc w:val="center"/>
            </w:pPr>
            <w:r w:rsidRPr="009614F8">
              <w:rPr>
                <w:rFonts w:hint="eastAsia"/>
              </w:rPr>
              <w:t>22</w:t>
            </w:r>
          </w:p>
        </w:tc>
        <w:tc>
          <w:tcPr>
            <w:tcW w:w="1132" w:type="dxa"/>
            <w:vMerge/>
          </w:tcPr>
          <w:p w:rsidR="009614F8" w:rsidRPr="009614F8" w:rsidRDefault="009614F8" w:rsidP="009614F8"/>
        </w:tc>
        <w:tc>
          <w:tcPr>
            <w:tcW w:w="1133" w:type="dxa"/>
            <w:vMerge/>
          </w:tcPr>
          <w:p w:rsidR="009614F8" w:rsidRPr="009614F8" w:rsidRDefault="009614F8" w:rsidP="009614F8"/>
        </w:tc>
        <w:tc>
          <w:tcPr>
            <w:tcW w:w="1133" w:type="dxa"/>
            <w:vMerge/>
          </w:tcPr>
          <w:p w:rsidR="009614F8" w:rsidRPr="009614F8" w:rsidRDefault="009614F8" w:rsidP="009614F8"/>
        </w:tc>
        <w:tc>
          <w:tcPr>
            <w:tcW w:w="996" w:type="dxa"/>
            <w:vMerge/>
          </w:tcPr>
          <w:p w:rsidR="009614F8" w:rsidRPr="009614F8" w:rsidRDefault="009614F8" w:rsidP="009614F8"/>
        </w:tc>
      </w:tr>
      <w:tr w:rsidR="009614F8" w:rsidRPr="009614F8" w:rsidTr="00D840A2">
        <w:tc>
          <w:tcPr>
            <w:tcW w:w="992" w:type="dxa"/>
            <w:vMerge/>
            <w:tcBorders>
              <w:bottom w:val="single" w:sz="12" w:space="0" w:color="auto"/>
            </w:tcBorders>
          </w:tcPr>
          <w:p w:rsidR="009614F8" w:rsidRPr="009614F8" w:rsidRDefault="009614F8" w:rsidP="009614F8"/>
        </w:tc>
        <w:tc>
          <w:tcPr>
            <w:tcW w:w="850" w:type="dxa"/>
            <w:tcBorders>
              <w:bottom w:val="single" w:sz="12" w:space="0" w:color="auto"/>
            </w:tcBorders>
          </w:tcPr>
          <w:p w:rsidR="009614F8" w:rsidRPr="009614F8" w:rsidRDefault="009614F8" w:rsidP="009614F8">
            <w:r w:rsidRPr="009614F8">
              <w:rPr>
                <w:rFonts w:hint="eastAsia"/>
              </w:rPr>
              <w:t>T</w:t>
            </w:r>
            <w:r w:rsidRPr="009614F8">
              <w:t>OTAL</w:t>
            </w:r>
          </w:p>
        </w:tc>
        <w:tc>
          <w:tcPr>
            <w:tcW w:w="709" w:type="dxa"/>
            <w:tcBorders>
              <w:bottom w:val="single" w:sz="12" w:space="0" w:color="auto"/>
            </w:tcBorders>
            <w:vAlign w:val="center"/>
          </w:tcPr>
          <w:p w:rsidR="009614F8" w:rsidRPr="009614F8" w:rsidRDefault="009614F8" w:rsidP="009614F8">
            <w:pPr>
              <w:jc w:val="center"/>
            </w:pPr>
            <w:r w:rsidRPr="009614F8">
              <w:rPr>
                <w:rFonts w:hint="eastAsia"/>
              </w:rPr>
              <w:t>38</w:t>
            </w:r>
          </w:p>
        </w:tc>
        <w:tc>
          <w:tcPr>
            <w:tcW w:w="850" w:type="dxa"/>
            <w:tcBorders>
              <w:bottom w:val="single" w:sz="12" w:space="0" w:color="auto"/>
            </w:tcBorders>
            <w:vAlign w:val="center"/>
          </w:tcPr>
          <w:p w:rsidR="009614F8" w:rsidRPr="009614F8" w:rsidRDefault="009614F8" w:rsidP="009614F8">
            <w:pPr>
              <w:jc w:val="center"/>
            </w:pPr>
            <w:r w:rsidRPr="009614F8">
              <w:rPr>
                <w:rFonts w:hint="eastAsia"/>
              </w:rPr>
              <w:t>25</w:t>
            </w:r>
          </w:p>
        </w:tc>
        <w:tc>
          <w:tcPr>
            <w:tcW w:w="852" w:type="dxa"/>
            <w:tcBorders>
              <w:bottom w:val="single" w:sz="12" w:space="0" w:color="auto"/>
            </w:tcBorders>
            <w:vAlign w:val="center"/>
          </w:tcPr>
          <w:p w:rsidR="009614F8" w:rsidRPr="009614F8" w:rsidRDefault="009614F8" w:rsidP="009614F8">
            <w:pPr>
              <w:jc w:val="center"/>
            </w:pPr>
            <w:r w:rsidRPr="009614F8">
              <w:rPr>
                <w:rFonts w:hint="eastAsia"/>
              </w:rPr>
              <w:t>63</w:t>
            </w:r>
          </w:p>
        </w:tc>
        <w:tc>
          <w:tcPr>
            <w:tcW w:w="1132"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1133" w:type="dxa"/>
            <w:vMerge/>
            <w:tcBorders>
              <w:bottom w:val="single" w:sz="12" w:space="0" w:color="auto"/>
            </w:tcBorders>
          </w:tcPr>
          <w:p w:rsidR="009614F8" w:rsidRPr="009614F8" w:rsidRDefault="009614F8" w:rsidP="009614F8"/>
        </w:tc>
        <w:tc>
          <w:tcPr>
            <w:tcW w:w="996" w:type="dxa"/>
            <w:vMerge/>
            <w:tcBorders>
              <w:bottom w:val="single" w:sz="12" w:space="0" w:color="auto"/>
            </w:tcBorders>
          </w:tcPr>
          <w:p w:rsidR="009614F8" w:rsidRPr="009614F8" w:rsidRDefault="009614F8" w:rsidP="009614F8"/>
        </w:tc>
      </w:tr>
    </w:tbl>
    <w:p w:rsidR="009614F8" w:rsidRPr="009614F8" w:rsidRDefault="009614F8" w:rsidP="009614F8"/>
    <w:p w:rsidR="00737F74" w:rsidRDefault="00242216" w:rsidP="00737F74">
      <w:pPr>
        <w:keepNext/>
      </w:pPr>
      <w:r w:rsidRPr="00242216">
        <w:rPr>
          <w:noProof/>
        </w:rPr>
        <w:t xml:space="preserve"> </w:t>
      </w:r>
      <w:r w:rsidRPr="00242216">
        <w:t xml:space="preserve"> </w:t>
      </w:r>
      <w:r w:rsidR="0036251D" w:rsidRPr="0036251D">
        <w:t xml:space="preserve">  </w:t>
      </w:r>
      <w:r w:rsidR="0036251D">
        <w:rPr>
          <w:noProof/>
        </w:rPr>
        <mc:AlternateContent>
          <mc:Choice Requires="wpg">
            <w:drawing>
              <wp:inline distT="0" distB="0" distL="0" distR="0" wp14:anchorId="6B193ED2" wp14:editId="428BFB45">
                <wp:extent cx="5545037" cy="1477254"/>
                <wp:effectExtent l="0" t="0" r="0" b="0"/>
                <wp:docPr id="22" name="组合 22"/>
                <wp:cNvGraphicFramePr/>
                <a:graphic xmlns:a="http://schemas.openxmlformats.org/drawingml/2006/main">
                  <a:graphicData uri="http://schemas.microsoft.com/office/word/2010/wordprocessingGroup">
                    <wpg:wgp>
                      <wpg:cNvGrpSpPr/>
                      <wpg:grpSpPr>
                        <a:xfrm>
                          <a:off x="0" y="0"/>
                          <a:ext cx="5545037" cy="1477254"/>
                          <a:chOff x="58405" y="190612"/>
                          <a:chExt cx="5545037" cy="1477254"/>
                        </a:xfrm>
                      </wpg:grpSpPr>
                      <pic:pic xmlns:pic="http://schemas.openxmlformats.org/drawingml/2006/picture">
                        <pic:nvPicPr>
                          <pic:cNvPr id="20" name="图片 20"/>
                          <pic:cNvPicPr>
                            <a:picLocks noChangeAspect="1"/>
                          </pic:cNvPicPr>
                        </pic:nvPicPr>
                        <pic:blipFill rotWithShape="1">
                          <a:blip r:embed="rId44">
                            <a:extLst>
                              <a:ext uri="{28A0092B-C50C-407E-A947-70E740481C1C}">
                                <a14:useLocalDpi xmlns:a14="http://schemas.microsoft.com/office/drawing/2010/main" val="0"/>
                              </a:ext>
                            </a:extLst>
                          </a:blip>
                          <a:srcRect l="8460" t="9164" r="11531" b="9912"/>
                          <a:stretch/>
                        </pic:blipFill>
                        <pic:spPr bwMode="auto">
                          <a:xfrm>
                            <a:off x="1818107" y="210598"/>
                            <a:ext cx="1883066" cy="145726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图片 18"/>
                          <pic:cNvPicPr>
                            <a:picLocks noChangeAspect="1"/>
                          </pic:cNvPicPr>
                        </pic:nvPicPr>
                        <pic:blipFill rotWithShape="1">
                          <a:blip r:embed="rId45">
                            <a:extLst>
                              <a:ext uri="{28A0092B-C50C-407E-A947-70E740481C1C}">
                                <a14:useLocalDpi xmlns:a14="http://schemas.microsoft.com/office/drawing/2010/main" val="0"/>
                              </a:ext>
                            </a:extLst>
                          </a:blip>
                          <a:srcRect l="8439" t="6954" r="12275" b="11470"/>
                          <a:stretch/>
                        </pic:blipFill>
                        <pic:spPr bwMode="auto">
                          <a:xfrm>
                            <a:off x="58405" y="203280"/>
                            <a:ext cx="1775276" cy="139262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图片 21"/>
                          <pic:cNvPicPr>
                            <a:picLocks noChangeAspect="1"/>
                          </pic:cNvPicPr>
                        </pic:nvPicPr>
                        <pic:blipFill rotWithShape="1">
                          <a:blip r:embed="rId46">
                            <a:extLst>
                              <a:ext uri="{28A0092B-C50C-407E-A947-70E740481C1C}">
                                <a14:useLocalDpi xmlns:a14="http://schemas.microsoft.com/office/drawing/2010/main" val="0"/>
                              </a:ext>
                            </a:extLst>
                          </a:blip>
                          <a:srcRect l="9405" t="7901" r="11773" b="11794"/>
                          <a:stretch/>
                        </pic:blipFill>
                        <pic:spPr bwMode="auto">
                          <a:xfrm>
                            <a:off x="3751546" y="190612"/>
                            <a:ext cx="1851896" cy="1438944"/>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cx="http://schemas.microsoft.com/office/drawing/2014/chartex" xmlns:w15="http://schemas.microsoft.com/office/word/2012/wordml" xmlns:w16se="http://schemas.microsoft.com/office/word/2015/wordml/symex">
            <w:pict>
              <v:group w14:anchorId="6556A12E" id="组合 22" o:spid="_x0000_s1026" style="width:436.6pt;height:116.3pt;mso-position-horizontal-relative:char;mso-position-vertical-relative:line" coordorigin="584,1906" coordsize="55450,1477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">
                <v:shape id="图片 20" o:spid="_x0000_s1027" type="#_x0000_t75" style="position:absolute;left:18181;top:2105;width:18830;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">
                  <v:imagedata r:id="rId47" o:title="" croptop="6006f" cropbottom="6496f" cropleft="5544f" cropright="7557f"/>
                  <v:path arrowok="t"/>
                </v:shape>
                <v:shape id="图片 18" o:spid="_x0000_s1028" type="#_x0000_t75" style="position:absolute;left:584;top:2032;width:17752;height:1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">
                  <v:imagedata r:id="rId48" o:title="" croptop="4557f" cropbottom="7517f" cropleft="5531f" cropright="8045f"/>
                  <v:path arrowok="t"/>
                </v:shape>
                <v:shape id="图片 21" o:spid="_x0000_s1029" type="#_x0000_t75" style="position:absolute;left:37515;top:1906;width:18519;height:1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">
                  <v:imagedata r:id="rId49" o:title="" croptop="5178f" cropbottom="7729f" cropleft="6164f" cropright="7716f"/>
                  <v:path arrowok="t"/>
                </v:shape>
                <w10:anchorlock/>
              </v:group>
            </w:pict>
          </mc:Fallback>
        </mc:AlternateContent>
      </w:r>
    </w:p>
    <w:p w:rsidR="009614F8" w:rsidRDefault="00737F74" w:rsidP="00737F74">
      <w:pPr>
        <w:pStyle w:val="ab"/>
        <w:rPr>
          <w:rFonts w:ascii="Times New Roman" w:hAnsi="Times New Roman" w:cs="Times New Roman"/>
          <w:sz w:val="21"/>
          <w:szCs w:val="21"/>
        </w:rPr>
      </w:pPr>
      <w:r w:rsidRPr="00737F74">
        <w:rPr>
          <w:rFonts w:ascii="Times New Roman" w:hAnsi="Times New Roman" w:cs="Times New Roman"/>
          <w:sz w:val="21"/>
          <w:szCs w:val="21"/>
        </w:rPr>
        <w:t xml:space="preserve">Figure </w:t>
      </w:r>
      <w:r w:rsidRPr="00737F74">
        <w:rPr>
          <w:rFonts w:ascii="Times New Roman" w:hAnsi="Times New Roman" w:cs="Times New Roman"/>
          <w:sz w:val="21"/>
          <w:szCs w:val="21"/>
        </w:rPr>
        <w:fldChar w:fldCharType="begin"/>
      </w:r>
      <w:r w:rsidRPr="00737F74">
        <w:rPr>
          <w:rFonts w:ascii="Times New Roman" w:hAnsi="Times New Roman" w:cs="Times New Roman"/>
          <w:sz w:val="21"/>
          <w:szCs w:val="21"/>
        </w:rPr>
        <w:instrText xml:space="preserve"> SEQ Figure \* ARABIC </w:instrText>
      </w:r>
      <w:r w:rsidRPr="00737F74">
        <w:rPr>
          <w:rFonts w:ascii="Times New Roman" w:hAnsi="Times New Roman" w:cs="Times New Roman"/>
          <w:sz w:val="21"/>
          <w:szCs w:val="21"/>
        </w:rPr>
        <w:fldChar w:fldCharType="separate"/>
      </w:r>
      <w:r w:rsidR="00A569ED">
        <w:rPr>
          <w:rFonts w:ascii="Times New Roman" w:hAnsi="Times New Roman" w:cs="Times New Roman"/>
          <w:noProof/>
          <w:sz w:val="21"/>
          <w:szCs w:val="21"/>
        </w:rPr>
        <w:t>9</w:t>
      </w:r>
      <w:r w:rsidRPr="00737F74">
        <w:rPr>
          <w:rFonts w:ascii="Times New Roman" w:hAnsi="Times New Roman" w:cs="Times New Roman"/>
          <w:sz w:val="21"/>
          <w:szCs w:val="21"/>
        </w:rPr>
        <w:fldChar w:fldCharType="end"/>
      </w:r>
      <w:r w:rsidRPr="00737F74">
        <w:rPr>
          <w:rFonts w:ascii="Times New Roman" w:hAnsi="Times New Roman" w:cs="Times New Roman"/>
          <w:sz w:val="21"/>
          <w:szCs w:val="21"/>
        </w:rPr>
        <w:t>:</w:t>
      </w:r>
      <w:del w:id="116" w:author="China" w:date="2019-06-10T09:23:00Z">
        <w:r w:rsidRPr="00737F74" w:rsidDel="00723879">
          <w:rPr>
            <w:rFonts w:ascii="Times New Roman" w:hAnsi="Times New Roman" w:cs="Times New Roman"/>
            <w:sz w:val="21"/>
            <w:szCs w:val="21"/>
          </w:rPr>
          <w:delText>the</w:delText>
        </w:r>
      </w:del>
      <w:r w:rsidRPr="00737F74">
        <w:rPr>
          <w:rFonts w:ascii="Times New Roman" w:hAnsi="Times New Roman" w:cs="Times New Roman"/>
          <w:sz w:val="21"/>
          <w:szCs w:val="21"/>
        </w:rPr>
        <w:t xml:space="preserve"> </w:t>
      </w:r>
      <w:proofErr w:type="gramStart"/>
      <w:r w:rsidRPr="00737F74">
        <w:rPr>
          <w:rFonts w:ascii="Times New Roman" w:hAnsi="Times New Roman" w:cs="Times New Roman"/>
          <w:sz w:val="21"/>
          <w:szCs w:val="21"/>
        </w:rPr>
        <w:t>ROC(</w:t>
      </w:r>
      <w:proofErr w:type="gramEnd"/>
      <w:r w:rsidRPr="00737F74">
        <w:rPr>
          <w:rFonts w:ascii="Times New Roman" w:hAnsi="Times New Roman" w:cs="Times New Roman"/>
          <w:sz w:val="21"/>
          <w:szCs w:val="21"/>
        </w:rPr>
        <w:t xml:space="preserve">receiver operating characteristic) curve and </w:t>
      </w:r>
      <w:del w:id="117" w:author="China" w:date="2019-06-10T09:23:00Z">
        <w:r w:rsidRPr="00737F74" w:rsidDel="00723879">
          <w:rPr>
            <w:rFonts w:ascii="Times New Roman" w:hAnsi="Times New Roman" w:cs="Times New Roman"/>
            <w:sz w:val="21"/>
            <w:szCs w:val="21"/>
          </w:rPr>
          <w:delText xml:space="preserve">the </w:delText>
        </w:r>
      </w:del>
      <w:r w:rsidRPr="00737F74">
        <w:rPr>
          <w:rFonts w:ascii="Times New Roman" w:hAnsi="Times New Roman" w:cs="Times New Roman"/>
          <w:sz w:val="21"/>
          <w:szCs w:val="21"/>
        </w:rPr>
        <w:t>AUC(area under ROC curve)of three types of defects.</w:t>
      </w:r>
    </w:p>
    <w:p w:rsidR="0036251D" w:rsidRPr="0036251D" w:rsidRDefault="0036251D" w:rsidP="0036251D"/>
    <w:p w:rsidR="009614F8" w:rsidRPr="0036251D" w:rsidRDefault="009614F8" w:rsidP="009614F8">
      <w:pPr>
        <w:rPr>
          <w:rFonts w:ascii="Times New Roman" w:hAnsi="Times New Roman" w:cs="Times New Roman"/>
        </w:rPr>
      </w:pPr>
      <w:r w:rsidRPr="0036251D">
        <w:rPr>
          <w:rFonts w:ascii="Times New Roman" w:hAnsi="Times New Roman" w:cs="Times New Roman"/>
        </w:rPr>
        <w:t>In order to verify the universality of the classification net, we choose 15 image samples which are newly generated by the STM to validate the accuracy of t</w:t>
      </w:r>
      <w:r w:rsidR="00016FA5">
        <w:rPr>
          <w:rFonts w:ascii="Times New Roman" w:hAnsi="Times New Roman" w:cs="Times New Roman"/>
        </w:rPr>
        <w:t xml:space="preserve">he </w:t>
      </w:r>
      <w:r w:rsidR="00E51BD2">
        <w:rPr>
          <w:rFonts w:ascii="Times New Roman" w:hAnsi="Times New Roman" w:cs="Times New Roman"/>
        </w:rPr>
        <w:t>classification. As the Figure 10</w:t>
      </w:r>
      <w:r w:rsidRPr="0036251D">
        <w:rPr>
          <w:rFonts w:ascii="Times New Roman" w:hAnsi="Times New Roman" w:cs="Times New Roman"/>
        </w:rPr>
        <w:t xml:space="preserve"> shown, the true label which were tagged manually is attached at the top of each image, and the predict label is attached on the left of the image. The color of the rectangle at the top left corner represent the correctness of the classification (</w:t>
      </w:r>
      <w:r w:rsidRPr="0036251D">
        <w:rPr>
          <w:rFonts w:ascii="宋体" w:eastAsia="宋体" w:hAnsi="宋体" w:cs="宋体" w:hint="eastAsia"/>
          <w:color w:val="538135" w:themeColor="accent6" w:themeShade="BF"/>
        </w:rPr>
        <w:t>▉</w:t>
      </w:r>
      <w:r w:rsidRPr="0036251D">
        <w:rPr>
          <w:rFonts w:ascii="Times New Roman" w:hAnsi="Times New Roman" w:cs="Times New Roman"/>
        </w:rPr>
        <w:t>green represent correct,</w:t>
      </w:r>
      <w:r w:rsidRPr="0036251D">
        <w:rPr>
          <w:rFonts w:ascii="Times New Roman" w:eastAsiaTheme="minorHAnsi" w:hAnsi="Times New Roman" w:cs="Times New Roman"/>
        </w:rPr>
        <w:t xml:space="preserve"> </w:t>
      </w:r>
      <w:r w:rsidRPr="0036251D">
        <w:rPr>
          <w:rFonts w:ascii="宋体" w:eastAsia="宋体" w:hAnsi="宋体" w:cs="宋体" w:hint="eastAsia"/>
          <w:color w:val="FF0000"/>
        </w:rPr>
        <w:t>▉</w:t>
      </w:r>
      <w:r w:rsidRPr="0036251D">
        <w:rPr>
          <w:rFonts w:ascii="Times New Roman" w:eastAsiaTheme="minorHAnsi" w:hAnsi="Times New Roman" w:cs="Times New Roman"/>
        </w:rPr>
        <w:t>red represent incorrect</w:t>
      </w:r>
      <w:r w:rsidRPr="0036251D">
        <w:rPr>
          <w:rFonts w:ascii="Times New Roman" w:hAnsi="Times New Roman" w:cs="Times New Roman"/>
        </w:rPr>
        <w:t>). Among the 15 test samples, 12 images are classified correctly, 3 images have little deviation on the prediction, which are the 9</w:t>
      </w:r>
      <w:r w:rsidRPr="0036251D">
        <w:rPr>
          <w:rFonts w:ascii="Times New Roman" w:hAnsi="Times New Roman" w:cs="Times New Roman"/>
          <w:vertAlign w:val="superscript"/>
        </w:rPr>
        <w:t>th</w:t>
      </w:r>
      <w:proofErr w:type="gramStart"/>
      <w:r w:rsidRPr="0036251D">
        <w:rPr>
          <w:rFonts w:ascii="Times New Roman" w:hAnsi="Times New Roman" w:cs="Times New Roman"/>
        </w:rPr>
        <w:t>,11</w:t>
      </w:r>
      <w:r w:rsidRPr="0036251D">
        <w:rPr>
          <w:rFonts w:ascii="Times New Roman" w:hAnsi="Times New Roman" w:cs="Times New Roman"/>
          <w:vertAlign w:val="superscript"/>
        </w:rPr>
        <w:t>th</w:t>
      </w:r>
      <w:proofErr w:type="gramEnd"/>
      <w:r w:rsidRPr="0036251D">
        <w:rPr>
          <w:rFonts w:ascii="Times New Roman" w:hAnsi="Times New Roman" w:cs="Times New Roman"/>
        </w:rPr>
        <w:t xml:space="preserve"> and 15</w:t>
      </w:r>
      <w:r w:rsidRPr="0036251D">
        <w:rPr>
          <w:rFonts w:ascii="Times New Roman" w:hAnsi="Times New Roman" w:cs="Times New Roman"/>
          <w:vertAlign w:val="superscript"/>
        </w:rPr>
        <w:t xml:space="preserve">th </w:t>
      </w:r>
      <w:r w:rsidRPr="0036251D">
        <w:rPr>
          <w:rFonts w:ascii="Times New Roman" w:hAnsi="Times New Roman" w:cs="Times New Roman"/>
        </w:rPr>
        <w:t>respectively. Through analyzing, the periodic noise of the 9</w:t>
      </w:r>
      <w:r w:rsidRPr="0036251D">
        <w:rPr>
          <w:rFonts w:ascii="Times New Roman" w:hAnsi="Times New Roman" w:cs="Times New Roman"/>
          <w:vertAlign w:val="superscript"/>
        </w:rPr>
        <w:t>th</w:t>
      </w:r>
      <w:r w:rsidRPr="0036251D">
        <w:rPr>
          <w:rFonts w:ascii="Times New Roman" w:hAnsi="Times New Roman" w:cs="Times New Roman"/>
        </w:rPr>
        <w:t xml:space="preserve"> image is very sharp and the single stripe of the noise is similar as a long stripe defect which may cause the mistake of the prediction. The short </w:t>
      </w:r>
      <w:del w:id="118" w:author="China" w:date="2019-06-10T09:26:00Z">
        <w:r w:rsidRPr="0036251D" w:rsidDel="00723879">
          <w:rPr>
            <w:rFonts w:ascii="Times New Roman" w:hAnsi="Times New Roman" w:cs="Times New Roman"/>
          </w:rPr>
          <w:delText xml:space="preserve">  </w:delText>
        </w:r>
      </w:del>
      <w:r w:rsidRPr="0036251D">
        <w:rPr>
          <w:rFonts w:ascii="Times New Roman" w:hAnsi="Times New Roman" w:cs="Times New Roman"/>
        </w:rPr>
        <w:t>light line in the long stripe of the 11</w:t>
      </w:r>
      <w:r w:rsidRPr="0036251D">
        <w:rPr>
          <w:rFonts w:ascii="Times New Roman" w:hAnsi="Times New Roman" w:cs="Times New Roman"/>
          <w:vertAlign w:val="superscript"/>
        </w:rPr>
        <w:t>th</w:t>
      </w:r>
      <w:r w:rsidRPr="0036251D">
        <w:rPr>
          <w:rFonts w:ascii="Times New Roman" w:hAnsi="Times New Roman" w:cs="Times New Roman"/>
        </w:rPr>
        <w:t xml:space="preserve"> image may cause that it was predicted not only having long stripe defects but also having short stripe defects. The periodic noise of the 15</w:t>
      </w:r>
      <w:r w:rsidRPr="0036251D">
        <w:rPr>
          <w:rFonts w:ascii="Times New Roman" w:hAnsi="Times New Roman" w:cs="Times New Roman"/>
          <w:vertAlign w:val="superscript"/>
        </w:rPr>
        <w:t>th</w:t>
      </w:r>
      <w:r w:rsidRPr="0036251D">
        <w:rPr>
          <w:rFonts w:ascii="Times New Roman" w:hAnsi="Times New Roman" w:cs="Times New Roman"/>
        </w:rPr>
        <w:t xml:space="preserve"> image is slightly blurred which may lead to the mistake.</w:t>
      </w:r>
    </w:p>
    <w:p w:rsidR="009614F8" w:rsidRPr="009614F8" w:rsidRDefault="009614F8" w:rsidP="009614F8"/>
    <w:p w:rsidR="00E51BD2" w:rsidRDefault="009614F8" w:rsidP="00E51BD2">
      <w:pPr>
        <w:keepNext/>
      </w:pPr>
      <w:r w:rsidRPr="009614F8">
        <w:rPr>
          <w:noProof/>
        </w:rPr>
        <w:lastRenderedPageBreak/>
        <w:drawing>
          <wp:inline distT="0" distB="0" distL="0" distR="0" wp14:anchorId="669C4A4F" wp14:editId="14DB9ADC">
            <wp:extent cx="3000756" cy="4972812"/>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绘图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0756" cy="4972812"/>
                    </a:xfrm>
                    <a:prstGeom prst="rect">
                      <a:avLst/>
                    </a:prstGeom>
                  </pic:spPr>
                </pic:pic>
              </a:graphicData>
            </a:graphic>
          </wp:inline>
        </w:drawing>
      </w:r>
    </w:p>
    <w:p w:rsidR="009614F8" w:rsidRPr="00974B14" w:rsidRDefault="00E51BD2" w:rsidP="00E51BD2">
      <w:pPr>
        <w:pStyle w:val="ab"/>
        <w:rPr>
          <w:rFonts w:ascii="Times New Roman" w:hAnsi="Times New Roman" w:cs="Times New Roman"/>
        </w:rPr>
      </w:pPr>
      <w:r w:rsidRPr="00974B14">
        <w:rPr>
          <w:rFonts w:ascii="Times New Roman" w:hAnsi="Times New Roman" w:cs="Times New Roman"/>
        </w:rPr>
        <w:t xml:space="preserve">Figure </w:t>
      </w:r>
      <w:r w:rsidRPr="00974B14">
        <w:rPr>
          <w:rFonts w:ascii="Times New Roman" w:hAnsi="Times New Roman" w:cs="Times New Roman"/>
        </w:rPr>
        <w:fldChar w:fldCharType="begin"/>
      </w:r>
      <w:r w:rsidRPr="00974B14">
        <w:rPr>
          <w:rFonts w:ascii="Times New Roman" w:hAnsi="Times New Roman" w:cs="Times New Roman"/>
        </w:rPr>
        <w:instrText xml:space="preserve"> SEQ Figure \* ARABIC </w:instrText>
      </w:r>
      <w:r w:rsidRPr="00974B14">
        <w:rPr>
          <w:rFonts w:ascii="Times New Roman" w:hAnsi="Times New Roman" w:cs="Times New Roman"/>
        </w:rPr>
        <w:fldChar w:fldCharType="separate"/>
      </w:r>
      <w:r w:rsidR="00A569ED">
        <w:rPr>
          <w:rFonts w:ascii="Times New Roman" w:hAnsi="Times New Roman" w:cs="Times New Roman"/>
          <w:noProof/>
        </w:rPr>
        <w:t>10</w:t>
      </w:r>
      <w:r w:rsidRPr="00974B14">
        <w:rPr>
          <w:rFonts w:ascii="Times New Roman" w:hAnsi="Times New Roman" w:cs="Times New Roman"/>
        </w:rPr>
        <w:fldChar w:fldCharType="end"/>
      </w:r>
      <w:r w:rsidRPr="00974B14">
        <w:rPr>
          <w:rFonts w:ascii="Times New Roman" w:hAnsi="Times New Roman" w:cs="Times New Roman"/>
        </w:rPr>
        <w:t xml:space="preserve">: </w:t>
      </w:r>
      <w:r w:rsidR="0062140B" w:rsidRPr="00974B14">
        <w:rPr>
          <w:rFonts w:ascii="Times New Roman" w:hAnsi="Times New Roman" w:cs="Times New Roman"/>
        </w:rPr>
        <w:t>The prediction on 15 new generated STM image by the trained classification. The top attached label of each image is the true label tagged manually and the left attached label of each image is the predicted label by the classification</w:t>
      </w:r>
      <w:r w:rsidR="008D0B29" w:rsidRPr="00974B14">
        <w:rPr>
          <w:rFonts w:ascii="Times New Roman" w:hAnsi="Times New Roman" w:cs="Times New Roman"/>
        </w:rPr>
        <w:t xml:space="preserve">. 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 incorrect</w:t>
      </w:r>
      <w:r w:rsidR="00974B14" w:rsidRPr="00974B14">
        <w:rPr>
          <w:rFonts w:ascii="Times New Roman" w:hAnsi="Times New Roman" w:cs="Times New Roman"/>
        </w:rPr>
        <w:t>).</w:t>
      </w:r>
      <w:ins w:id="119" w:author="China" w:date="2019-06-10T09:27:00Z">
        <w:r w:rsidR="00723879">
          <w:rPr>
            <w:rFonts w:ascii="Times New Roman" w:hAnsi="Times New Roman" w:cs="Times New Roman" w:hint="eastAsia"/>
          </w:rPr>
          <w:t xml:space="preserve"> </w:t>
        </w:r>
        <w:r w:rsidR="00723879">
          <w:rPr>
            <w:rFonts w:ascii="Times New Roman" w:hAnsi="Times New Roman" w:cs="Times New Roman" w:hint="eastAsia"/>
          </w:rPr>
          <w:t>标注一下</w:t>
        </w:r>
        <w:r w:rsidR="00723879">
          <w:rPr>
            <w:rFonts w:ascii="Times New Roman" w:hAnsi="Times New Roman" w:cs="Times New Roman" w:hint="eastAsia"/>
          </w:rPr>
          <w:t>NP</w:t>
        </w:r>
        <w:r w:rsidR="00723879">
          <w:rPr>
            <w:rFonts w:ascii="Times New Roman" w:hAnsi="Times New Roman" w:cs="Times New Roman" w:hint="eastAsia"/>
          </w:rPr>
          <w:t>，</w:t>
        </w:r>
        <w:r w:rsidR="00723879">
          <w:rPr>
            <w:rFonts w:ascii="Times New Roman" w:hAnsi="Times New Roman" w:cs="Times New Roman" w:hint="eastAsia"/>
          </w:rPr>
          <w:t>LS</w:t>
        </w:r>
        <w:r w:rsidR="00723879">
          <w:rPr>
            <w:rFonts w:ascii="Times New Roman" w:hAnsi="Times New Roman" w:cs="Times New Roman" w:hint="eastAsia"/>
          </w:rPr>
          <w:t>，</w:t>
        </w:r>
        <w:r w:rsidR="00723879">
          <w:rPr>
            <w:rFonts w:ascii="Times New Roman" w:hAnsi="Times New Roman" w:cs="Times New Roman" w:hint="eastAsia"/>
          </w:rPr>
          <w:t>SS</w:t>
        </w:r>
      </w:ins>
      <w:ins w:id="120" w:author="China" w:date="2019-06-10T09:29:00Z">
        <w:r w:rsidR="007802A4">
          <w:rPr>
            <w:rFonts w:ascii="Times New Roman" w:hAnsi="Times New Roman" w:cs="Times New Roman" w:hint="eastAsia"/>
          </w:rPr>
          <w:t>，另，编号</w:t>
        </w:r>
      </w:ins>
    </w:p>
    <w:p w:rsidR="00016FA5" w:rsidRPr="009614F8" w:rsidRDefault="00016FA5" w:rsidP="009614F8"/>
    <w:p w:rsidR="009614F8" w:rsidRPr="0062140B" w:rsidRDefault="009614F8" w:rsidP="009614F8">
      <w:pPr>
        <w:rPr>
          <w:rFonts w:ascii="Times New Roman" w:hAnsi="Times New Roman" w:cs="Times New Roman"/>
        </w:rPr>
      </w:pPr>
      <w:r w:rsidRPr="0062140B">
        <w:rPr>
          <w:rFonts w:ascii="Times New Roman" w:hAnsi="Times New Roman" w:cs="Times New Roman"/>
        </w:rPr>
        <w:t>The overall results indicated that the deep convolutional neural network provided above have a quite well performance in the defect classification and prediction work.</w:t>
      </w:r>
    </w:p>
    <w:p w:rsidR="009614F8" w:rsidRPr="009614F8" w:rsidRDefault="009614F8" w:rsidP="009614F8"/>
    <w:p w:rsidR="009614F8" w:rsidRPr="00974B14" w:rsidRDefault="009614F8" w:rsidP="009614F8">
      <w:pPr>
        <w:rPr>
          <w:rFonts w:ascii="Times New Roman" w:hAnsi="Times New Roman" w:cs="Times New Roman"/>
        </w:rPr>
      </w:pPr>
      <w:r w:rsidRPr="00974B14">
        <w:rPr>
          <w:rFonts w:ascii="Times New Roman" w:hAnsi="Times New Roman" w:cs="Times New Roman"/>
        </w:rPr>
        <w:t>3.2 Restoration result</w:t>
      </w:r>
    </w:p>
    <w:p w:rsidR="009614F8" w:rsidRDefault="009614F8" w:rsidP="009614F8">
      <w:pPr>
        <w:rPr>
          <w:rFonts w:ascii="Times New Roman" w:hAnsi="Times New Roman" w:cs="Times New Roman"/>
        </w:rPr>
      </w:pPr>
      <w:r w:rsidRPr="00974B14">
        <w:rPr>
          <w:rFonts w:ascii="Times New Roman" w:hAnsi="Times New Roman" w:cs="Times New Roman"/>
        </w:rPr>
        <w:t xml:space="preserve">Table 4 indicates the effectiveness of the provided restoration methods mentioned before. Three provided algorithm respectively process 50 images which have typical corresponding defects, and only a few of images are not restored good remaining some defects. The integral success rate of restoration is around </w:t>
      </w:r>
      <w:proofErr w:type="gramStart"/>
      <w:r w:rsidRPr="00974B14">
        <w:rPr>
          <w:rFonts w:ascii="Times New Roman" w:hAnsi="Times New Roman" w:cs="Times New Roman"/>
        </w:rPr>
        <w:t>95%</w:t>
      </w:r>
      <w:proofErr w:type="gramEnd"/>
      <w:r w:rsidRPr="00974B14">
        <w:rPr>
          <w:rFonts w:ascii="Times New Roman" w:hAnsi="Times New Roman" w:cs="Times New Roman"/>
        </w:rPr>
        <w:t>(</w:t>
      </w:r>
      <m:oMath>
        <m:r>
          <m:rPr>
            <m:sty m:val="p"/>
          </m:rPr>
          <w:rPr>
            <w:rFonts w:ascii="Cambria Math" w:hAnsi="Cambria Math" w:cs="Times New Roman"/>
          </w:rPr>
          <m:t>±3%</m:t>
        </m:r>
      </m:oMath>
      <w:r w:rsidRPr="00974B14">
        <w:rPr>
          <w:rFonts w:ascii="Times New Roman" w:hAnsi="Times New Roman" w:cs="Times New Roman"/>
        </w:rPr>
        <w:t>).</w:t>
      </w:r>
    </w:p>
    <w:p w:rsidR="00974B14" w:rsidRPr="009614F8" w:rsidRDefault="00974B14" w:rsidP="009614F8"/>
    <w:p w:rsidR="00974B14" w:rsidRPr="00FC506F" w:rsidRDefault="00974B14" w:rsidP="00974B14">
      <w:pPr>
        <w:pStyle w:val="ab"/>
        <w:keepNext/>
        <w:rPr>
          <w:rFonts w:ascii="Times New Roman" w:hAnsi="Times New Roman" w:cs="Times New Roman"/>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Pr="00FC506F">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p>
    <w:tbl>
      <w:tblPr>
        <w:tblStyle w:val="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rsidTr="00D840A2">
        <w:trPr>
          <w:trHeight w:val="162"/>
        </w:trPr>
        <w:tc>
          <w:tcPr>
            <w:tcW w:w="1555" w:type="dxa"/>
            <w:vMerge w:val="restart"/>
            <w:tcBorders>
              <w:top w:val="single" w:sz="12" w:space="0" w:color="auto"/>
            </w:tcBorders>
            <w:shd w:val="clear" w:color="auto" w:fill="E7E6E6" w:themeFill="background2"/>
            <w:vAlign w:val="center"/>
          </w:tcPr>
          <w:p w:rsidR="009614F8" w:rsidRPr="009614F8" w:rsidRDefault="009614F8" w:rsidP="009614F8">
            <w:pPr>
              <w:jc w:val="center"/>
              <w:rPr>
                <w:b/>
                <w:sz w:val="22"/>
              </w:rPr>
            </w:pPr>
            <w:r w:rsidRPr="009614F8">
              <w:rPr>
                <w:b/>
                <w:sz w:val="22"/>
              </w:rPr>
              <w:t>Image Restoration</w:t>
            </w:r>
          </w:p>
        </w:tc>
        <w:tc>
          <w:tcPr>
            <w:tcW w:w="2392" w:type="dxa"/>
            <w:gridSpan w:val="3"/>
            <w:tcBorders>
              <w:top w:val="single" w:sz="12" w:space="0" w:color="auto"/>
            </w:tcBorders>
            <w:vAlign w:val="center"/>
          </w:tcPr>
          <w:p w:rsidR="009614F8" w:rsidRPr="009614F8" w:rsidRDefault="009614F8" w:rsidP="009614F8">
            <w:pPr>
              <w:jc w:val="center"/>
              <w:rPr>
                <w:b/>
                <w:sz w:val="22"/>
              </w:rPr>
            </w:pPr>
            <w:r w:rsidRPr="009614F8">
              <w:rPr>
                <w:b/>
                <w:sz w:val="22"/>
              </w:rPr>
              <w:t>Restoration Result</w:t>
            </w:r>
          </w:p>
        </w:tc>
        <w:tc>
          <w:tcPr>
            <w:tcW w:w="1394" w:type="dxa"/>
            <w:vMerge w:val="restart"/>
            <w:tcBorders>
              <w:top w:val="single" w:sz="12" w:space="0" w:color="auto"/>
            </w:tcBorders>
            <w:vAlign w:val="center"/>
          </w:tcPr>
          <w:p w:rsidR="009614F8" w:rsidRPr="009614F8" w:rsidRDefault="009614F8" w:rsidP="009614F8">
            <w:pPr>
              <w:jc w:val="center"/>
              <w:rPr>
                <w:b/>
                <w:sz w:val="22"/>
              </w:rPr>
            </w:pPr>
            <w:r w:rsidRPr="009614F8">
              <w:rPr>
                <w:b/>
                <w:sz w:val="22"/>
              </w:rPr>
              <w:t>Success</w:t>
            </w:r>
          </w:p>
          <w:p w:rsidR="009614F8" w:rsidRPr="009614F8" w:rsidRDefault="009614F8" w:rsidP="009614F8">
            <w:pPr>
              <w:jc w:val="center"/>
              <w:rPr>
                <w:b/>
                <w:sz w:val="22"/>
              </w:rPr>
            </w:pPr>
            <w:r w:rsidRPr="009614F8">
              <w:rPr>
                <w:b/>
                <w:sz w:val="22"/>
              </w:rPr>
              <w:t>Rate</w:t>
            </w:r>
          </w:p>
        </w:tc>
      </w:tr>
      <w:tr w:rsidR="009614F8" w:rsidRPr="009614F8" w:rsidTr="00D840A2">
        <w:trPr>
          <w:trHeight w:val="161"/>
        </w:trPr>
        <w:tc>
          <w:tcPr>
            <w:tcW w:w="1555" w:type="dxa"/>
            <w:vMerge/>
            <w:tcBorders>
              <w:bottom w:val="single" w:sz="8" w:space="0" w:color="auto"/>
            </w:tcBorders>
            <w:shd w:val="clear" w:color="auto" w:fill="E7E6E6" w:themeFill="background2"/>
            <w:vAlign w:val="center"/>
          </w:tcPr>
          <w:p w:rsidR="009614F8" w:rsidRPr="009614F8" w:rsidRDefault="009614F8" w:rsidP="009614F8">
            <w:pPr>
              <w:jc w:val="center"/>
              <w:rPr>
                <w:b/>
                <w:sz w:val="22"/>
              </w:rPr>
            </w:pPr>
          </w:p>
        </w:tc>
        <w:tc>
          <w:tcPr>
            <w:tcW w:w="833" w:type="dxa"/>
            <w:tcBorders>
              <w:bottom w:val="single" w:sz="8" w:space="0" w:color="auto"/>
            </w:tcBorders>
            <w:vAlign w:val="center"/>
          </w:tcPr>
          <w:p w:rsidR="009614F8" w:rsidRPr="009614F8" w:rsidRDefault="009614F8" w:rsidP="009614F8">
            <w:pPr>
              <w:jc w:val="center"/>
              <w:rPr>
                <w:sz w:val="22"/>
              </w:rPr>
            </w:pPr>
            <w:r w:rsidRPr="009614F8">
              <w:rPr>
                <w:sz w:val="22"/>
              </w:rPr>
              <w:t>total</w:t>
            </w:r>
          </w:p>
        </w:tc>
        <w:tc>
          <w:tcPr>
            <w:tcW w:w="925" w:type="dxa"/>
            <w:tcBorders>
              <w:bottom w:val="single" w:sz="8" w:space="0" w:color="auto"/>
            </w:tcBorders>
            <w:vAlign w:val="center"/>
          </w:tcPr>
          <w:p w:rsidR="009614F8" w:rsidRPr="009614F8" w:rsidRDefault="009614F8" w:rsidP="009614F8">
            <w:pPr>
              <w:jc w:val="center"/>
              <w:rPr>
                <w:sz w:val="22"/>
              </w:rPr>
            </w:pPr>
            <w:r w:rsidRPr="009614F8">
              <w:rPr>
                <w:sz w:val="22"/>
              </w:rPr>
              <w:t>good</w:t>
            </w:r>
          </w:p>
        </w:tc>
        <w:tc>
          <w:tcPr>
            <w:tcW w:w="634" w:type="dxa"/>
            <w:tcBorders>
              <w:bottom w:val="single" w:sz="8" w:space="0" w:color="auto"/>
            </w:tcBorders>
            <w:vAlign w:val="center"/>
          </w:tcPr>
          <w:p w:rsidR="009614F8" w:rsidRPr="009614F8" w:rsidRDefault="009614F8" w:rsidP="009614F8">
            <w:pPr>
              <w:jc w:val="center"/>
              <w:rPr>
                <w:sz w:val="22"/>
              </w:rPr>
            </w:pPr>
            <w:r w:rsidRPr="009614F8">
              <w:rPr>
                <w:sz w:val="22"/>
              </w:rPr>
              <w:t>bad</w:t>
            </w:r>
          </w:p>
        </w:tc>
        <w:tc>
          <w:tcPr>
            <w:tcW w:w="1394" w:type="dxa"/>
            <w:vMerge/>
            <w:tcBorders>
              <w:bottom w:val="single" w:sz="8" w:space="0" w:color="auto"/>
            </w:tcBorders>
            <w:vAlign w:val="center"/>
          </w:tcPr>
          <w:p w:rsidR="009614F8" w:rsidRPr="009614F8" w:rsidRDefault="009614F8" w:rsidP="009614F8">
            <w:pPr>
              <w:jc w:val="center"/>
              <w:rPr>
                <w:b/>
                <w:sz w:val="22"/>
              </w:rPr>
            </w:pPr>
          </w:p>
        </w:tc>
      </w:tr>
      <w:tr w:rsidR="009614F8" w:rsidRPr="009614F8" w:rsidTr="00D840A2">
        <w:tc>
          <w:tcPr>
            <w:tcW w:w="1555" w:type="dxa"/>
            <w:tcBorders>
              <w:top w:val="single" w:sz="8" w:space="0" w:color="auto"/>
            </w:tcBorders>
            <w:vAlign w:val="center"/>
          </w:tcPr>
          <w:p w:rsidR="009614F8" w:rsidRPr="009614F8" w:rsidRDefault="009614F8" w:rsidP="009614F8">
            <w:pPr>
              <w:jc w:val="center"/>
              <w:rPr>
                <w:b/>
                <w:sz w:val="22"/>
              </w:rPr>
            </w:pPr>
            <w:r w:rsidRPr="009614F8">
              <w:rPr>
                <w:rFonts w:ascii="Times New Roman" w:hAnsi="Times New Roman" w:cs="Times New Roman"/>
                <w:b/>
              </w:rPr>
              <w:t>Periodic Noise</w:t>
            </w:r>
          </w:p>
        </w:tc>
        <w:tc>
          <w:tcPr>
            <w:tcW w:w="833"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8</w:t>
            </w:r>
          </w:p>
        </w:tc>
        <w:tc>
          <w:tcPr>
            <w:tcW w:w="634" w:type="dxa"/>
            <w:tcBorders>
              <w:top w:val="single" w:sz="8"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2</w:t>
            </w:r>
          </w:p>
        </w:tc>
        <w:tc>
          <w:tcPr>
            <w:tcW w:w="1394" w:type="dxa"/>
            <w:tcBorders>
              <w:top w:val="single" w:sz="8" w:space="0" w:color="auto"/>
            </w:tcBorders>
            <w:vAlign w:val="center"/>
          </w:tcPr>
          <w:p w:rsidR="009614F8" w:rsidRPr="009614F8" w:rsidRDefault="009614F8" w:rsidP="009614F8">
            <w:pPr>
              <w:jc w:val="center"/>
              <w:rPr>
                <w:sz w:val="22"/>
              </w:rPr>
            </w:pPr>
            <w:r w:rsidRPr="009614F8">
              <w:rPr>
                <w:sz w:val="22"/>
              </w:rPr>
              <w:t>96%</w:t>
            </w:r>
          </w:p>
        </w:tc>
      </w:tr>
      <w:tr w:rsidR="009614F8" w:rsidRPr="009614F8" w:rsidTr="00D840A2">
        <w:trPr>
          <w:trHeight w:val="405"/>
        </w:trPr>
        <w:tc>
          <w:tcPr>
            <w:tcW w:w="1555" w:type="dxa"/>
            <w:vAlign w:val="center"/>
          </w:tcPr>
          <w:p w:rsidR="009614F8" w:rsidRPr="009614F8" w:rsidRDefault="009614F8" w:rsidP="009614F8">
            <w:pPr>
              <w:jc w:val="center"/>
              <w:rPr>
                <w:b/>
                <w:sz w:val="22"/>
              </w:rPr>
            </w:pPr>
            <w:r w:rsidRPr="009614F8">
              <w:rPr>
                <w:rFonts w:ascii="Times New Roman" w:hAnsi="Times New Roman" w:cs="Times New Roman"/>
                <w:b/>
              </w:rPr>
              <w:lastRenderedPageBreak/>
              <w:t>Long Stripe</w:t>
            </w:r>
          </w:p>
        </w:tc>
        <w:tc>
          <w:tcPr>
            <w:tcW w:w="833"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6</w:t>
            </w:r>
          </w:p>
        </w:tc>
        <w:tc>
          <w:tcPr>
            <w:tcW w:w="634" w:type="dxa"/>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4</w:t>
            </w:r>
          </w:p>
        </w:tc>
        <w:tc>
          <w:tcPr>
            <w:tcW w:w="1394" w:type="dxa"/>
            <w:vAlign w:val="center"/>
          </w:tcPr>
          <w:p w:rsidR="009614F8" w:rsidRPr="009614F8" w:rsidRDefault="009614F8" w:rsidP="009614F8">
            <w:pPr>
              <w:jc w:val="center"/>
              <w:rPr>
                <w:sz w:val="22"/>
              </w:rPr>
            </w:pPr>
            <w:r w:rsidRPr="009614F8">
              <w:rPr>
                <w:sz w:val="22"/>
              </w:rPr>
              <w:t>92%</w:t>
            </w:r>
          </w:p>
        </w:tc>
      </w:tr>
      <w:tr w:rsidR="009614F8" w:rsidRPr="009614F8" w:rsidTr="00D840A2">
        <w:tc>
          <w:tcPr>
            <w:tcW w:w="1555" w:type="dxa"/>
            <w:tcBorders>
              <w:bottom w:val="single" w:sz="12" w:space="0" w:color="auto"/>
            </w:tcBorders>
            <w:vAlign w:val="center"/>
          </w:tcPr>
          <w:p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833"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5</w:t>
            </w:r>
            <w:r w:rsidRPr="009614F8">
              <w:rPr>
                <w:rFonts w:asciiTheme="majorHAnsi" w:eastAsiaTheme="majorHAnsi" w:hAnsiTheme="majorHAnsi"/>
                <w:sz w:val="22"/>
              </w:rPr>
              <w:t>0</w:t>
            </w:r>
          </w:p>
        </w:tc>
        <w:tc>
          <w:tcPr>
            <w:tcW w:w="925"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hint="eastAsia"/>
                <w:sz w:val="22"/>
              </w:rPr>
              <w:t>4</w:t>
            </w:r>
            <w:r w:rsidRPr="009614F8">
              <w:rPr>
                <w:rFonts w:asciiTheme="majorHAnsi" w:eastAsiaTheme="majorHAnsi" w:hAnsiTheme="majorHAnsi"/>
                <w:sz w:val="22"/>
              </w:rPr>
              <w:t>9</w:t>
            </w:r>
          </w:p>
        </w:tc>
        <w:tc>
          <w:tcPr>
            <w:tcW w:w="634" w:type="dxa"/>
            <w:tcBorders>
              <w:bottom w:val="single" w:sz="12" w:space="0" w:color="auto"/>
            </w:tcBorders>
            <w:vAlign w:val="center"/>
          </w:tcPr>
          <w:p w:rsidR="009614F8" w:rsidRPr="009614F8" w:rsidRDefault="009614F8" w:rsidP="009614F8">
            <w:pPr>
              <w:jc w:val="center"/>
              <w:rPr>
                <w:rFonts w:asciiTheme="majorHAnsi" w:eastAsiaTheme="majorHAnsi" w:hAnsiTheme="majorHAnsi"/>
                <w:sz w:val="22"/>
              </w:rPr>
            </w:pPr>
            <w:r w:rsidRPr="009614F8">
              <w:rPr>
                <w:rFonts w:asciiTheme="majorHAnsi" w:eastAsiaTheme="majorHAnsi" w:hAnsiTheme="majorHAnsi"/>
                <w:sz w:val="22"/>
              </w:rPr>
              <w:t>1</w:t>
            </w:r>
          </w:p>
        </w:tc>
        <w:tc>
          <w:tcPr>
            <w:tcW w:w="1394" w:type="dxa"/>
            <w:tcBorders>
              <w:bottom w:val="single" w:sz="12" w:space="0" w:color="auto"/>
            </w:tcBorders>
            <w:vAlign w:val="center"/>
          </w:tcPr>
          <w:p w:rsidR="009614F8" w:rsidRPr="009614F8" w:rsidRDefault="009614F8" w:rsidP="009614F8">
            <w:pPr>
              <w:jc w:val="center"/>
              <w:rPr>
                <w:sz w:val="22"/>
              </w:rPr>
            </w:pPr>
            <w:r w:rsidRPr="009614F8">
              <w:rPr>
                <w:sz w:val="22"/>
              </w:rPr>
              <w:t>98%</w:t>
            </w:r>
          </w:p>
        </w:tc>
      </w:tr>
    </w:tbl>
    <w:p w:rsidR="00974B14" w:rsidRDefault="00974B14" w:rsidP="009614F8">
      <w:pPr>
        <w:autoSpaceDE w:val="0"/>
        <w:autoSpaceDN w:val="0"/>
        <w:adjustRightInd w:val="0"/>
        <w:spacing w:line="288" w:lineRule="auto"/>
        <w:jc w:val="left"/>
      </w:pPr>
    </w:p>
    <w:p w:rsidR="009614F8" w:rsidRPr="00FC506F" w:rsidRDefault="00974B14" w:rsidP="007802A4">
      <w:pPr>
        <w:autoSpaceDE w:val="0"/>
        <w:autoSpaceDN w:val="0"/>
        <w:adjustRightInd w:val="0"/>
        <w:spacing w:line="288" w:lineRule="auto"/>
        <w:rPr>
          <w:rFonts w:ascii="Times New Roman" w:hAnsi="Times New Roman" w:cs="Times New Roman"/>
        </w:rPr>
        <w:pPrChange w:id="121" w:author="China" w:date="2019-06-10T09:32:00Z">
          <w:pPr>
            <w:autoSpaceDE w:val="0"/>
            <w:autoSpaceDN w:val="0"/>
            <w:adjustRightInd w:val="0"/>
            <w:spacing w:line="288" w:lineRule="auto"/>
            <w:jc w:val="left"/>
          </w:pPr>
        </w:pPrChange>
      </w:pPr>
      <w:r w:rsidRPr="00FC506F">
        <w:rPr>
          <w:rFonts w:ascii="Times New Roman" w:hAnsi="Times New Roman" w:cs="Times New Roman"/>
        </w:rPr>
        <w:t>Figure 11</w:t>
      </w:r>
      <w:r w:rsidR="009614F8" w:rsidRPr="00FC506F">
        <w:rPr>
          <w:rFonts w:ascii="Times New Roman" w:hAnsi="Times New Roman" w:cs="Times New Roman"/>
        </w:rPr>
        <w:t xml:space="preserve"> vividly presents the entire restoring process </w:t>
      </w:r>
      <w:del w:id="122" w:author="China" w:date="2019-06-10T09:31:00Z">
        <w:r w:rsidR="009614F8" w:rsidRPr="00FC506F" w:rsidDel="007802A4">
          <w:rPr>
            <w:rFonts w:ascii="Times New Roman" w:hAnsi="Times New Roman" w:cs="Times New Roman"/>
          </w:rPr>
          <w:delText xml:space="preserve">which </w:delText>
        </w:r>
      </w:del>
      <w:r w:rsidR="009614F8" w:rsidRPr="00FC506F">
        <w:rPr>
          <w:rFonts w:ascii="Times New Roman" w:hAnsi="Times New Roman" w:cs="Times New Roman"/>
        </w:rPr>
        <w:t xml:space="preserve">without any manual intervention. The </w:t>
      </w:r>
      <w:ins w:id="123" w:author="China" w:date="2019-06-10T09:32:00Z">
        <w:r w:rsidR="007802A4">
          <w:rPr>
            <w:rFonts w:ascii="Times New Roman" w:hAnsi="Times New Roman" w:cs="Times New Roman" w:hint="eastAsia"/>
          </w:rPr>
          <w:t>N</w:t>
        </w:r>
      </w:ins>
      <w:del w:id="124" w:author="China" w:date="2019-06-10T09:32:00Z">
        <w:r w:rsidR="009614F8" w:rsidRPr="00FC506F" w:rsidDel="007802A4">
          <w:rPr>
            <w:rFonts w:ascii="Times New Roman" w:hAnsi="Times New Roman" w:cs="Times New Roman"/>
          </w:rPr>
          <w:delText>no</w:delText>
        </w:r>
      </w:del>
      <w:r w:rsidR="009614F8" w:rsidRPr="00FC506F">
        <w:rPr>
          <w:rFonts w:ascii="Times New Roman" w:hAnsi="Times New Roman" w:cs="Times New Roman"/>
        </w:rPr>
        <w:t>.1 topography (CPI/</w:t>
      </w:r>
      <w:proofErr w:type="spellStart"/>
      <w:r w:rsidR="009614F8" w:rsidRPr="00FC506F">
        <w:rPr>
          <w:rFonts w:ascii="Times New Roman" w:hAnsi="Times New Roman" w:cs="Times New Roman"/>
        </w:rPr>
        <w:t>Pd</w:t>
      </w:r>
      <w:proofErr w:type="spellEnd"/>
      <w:r w:rsidR="009614F8" w:rsidRPr="00FC506F">
        <w:rPr>
          <w:rFonts w:ascii="Times New Roman" w:hAnsi="Times New Roman" w:cs="Times New Roman"/>
        </w:rPr>
        <w:t>（</w:t>
      </w:r>
      <w:r w:rsidR="009614F8" w:rsidRPr="00FC506F">
        <w:rPr>
          <w:rFonts w:ascii="Times New Roman" w:hAnsi="Times New Roman" w:cs="Times New Roman"/>
        </w:rPr>
        <w:t>monolayer</w:t>
      </w:r>
      <w:r w:rsidR="009614F8" w:rsidRPr="00FC506F">
        <w:rPr>
          <w:rFonts w:ascii="Times New Roman" w:hAnsi="Times New Roman" w:cs="Times New Roman"/>
        </w:rPr>
        <w:t>）</w:t>
      </w:r>
      <w:r w:rsidR="009614F8" w:rsidRPr="00FC506F">
        <w:rPr>
          <w:rFonts w:ascii="Times New Roman" w:hAnsi="Times New Roman" w:cs="Times New Roman"/>
        </w:rPr>
        <w:t xml:space="preserve">/Au) is correctly predicted by the network as LS and SS. It is restored automatically by the long stripe restoration </w:t>
      </w:r>
      <w:bookmarkStart w:id="125" w:name="OLE_LINK21"/>
      <w:r w:rsidR="009614F8" w:rsidRPr="00FC506F">
        <w:rPr>
          <w:rFonts w:ascii="Times New Roman" w:hAnsi="Times New Roman" w:cs="Times New Roman"/>
        </w:rPr>
        <w:t>algorithm</w:t>
      </w:r>
      <w:bookmarkEnd w:id="125"/>
      <w:r w:rsidR="009614F8" w:rsidRPr="00FC506F">
        <w:rPr>
          <w:rFonts w:ascii="Times New Roman" w:hAnsi="Times New Roman" w:cs="Times New Roman"/>
        </w:rPr>
        <w:t xml:space="preserve"> (self-locating TV&amp;CRISMINI) and short stripe restoration algorithm (RPCA) successively. No.2 (Autip1/</w:t>
      </w:r>
      <w:proofErr w:type="spellStart"/>
      <w:r w:rsidR="009614F8" w:rsidRPr="00FC506F">
        <w:rPr>
          <w:rFonts w:ascii="Times New Roman" w:hAnsi="Times New Roman" w:cs="Times New Roman"/>
        </w:rPr>
        <w:t>Pd</w:t>
      </w:r>
      <w:proofErr w:type="spellEnd"/>
      <w:r w:rsidR="009614F8" w:rsidRPr="00FC506F">
        <w:rPr>
          <w:rFonts w:ascii="Times New Roman" w:hAnsi="Times New Roman" w:cs="Times New Roman"/>
        </w:rPr>
        <w:t>/</w:t>
      </w:r>
      <w:proofErr w:type="gramStart"/>
      <w:r w:rsidR="009614F8" w:rsidRPr="00FC506F">
        <w:rPr>
          <w:rFonts w:ascii="Times New Roman" w:hAnsi="Times New Roman" w:cs="Times New Roman"/>
        </w:rPr>
        <w:t>Au(</w:t>
      </w:r>
      <w:proofErr w:type="gramEnd"/>
      <w:r w:rsidR="009614F8" w:rsidRPr="00FC506F">
        <w:rPr>
          <w:rFonts w:ascii="Times New Roman" w:hAnsi="Times New Roman" w:cs="Times New Roman"/>
        </w:rPr>
        <w:t>111))and No.3 (</w:t>
      </w:r>
      <w:proofErr w:type="spellStart"/>
      <w:r w:rsidR="009614F8" w:rsidRPr="00FC506F">
        <w:rPr>
          <w:rFonts w:ascii="Times New Roman" w:hAnsi="Times New Roman" w:cs="Times New Roman"/>
        </w:rPr>
        <w:t>Pd</w:t>
      </w:r>
      <w:proofErr w:type="spellEnd"/>
      <w:r w:rsidR="009614F8" w:rsidRPr="00FC506F">
        <w:rPr>
          <w:rFonts w:ascii="Times New Roman" w:hAnsi="Times New Roman" w:cs="Times New Roman"/>
        </w:rPr>
        <w:t>(monolayer)/Au)are both predicted as NP and LS. After the process, the long stripes are restored well and the periodic noise are repressed obviously not entirely (remain little slight grains). No.4 (4CPI/</w:t>
      </w:r>
      <w:proofErr w:type="spellStart"/>
      <w:proofErr w:type="gramStart"/>
      <w:r w:rsidR="009614F8" w:rsidRPr="00FC506F">
        <w:rPr>
          <w:rFonts w:ascii="Times New Roman" w:hAnsi="Times New Roman" w:cs="Times New Roman"/>
        </w:rPr>
        <w:t>Pd</w:t>
      </w:r>
      <w:proofErr w:type="spellEnd"/>
      <w:r w:rsidR="009614F8" w:rsidRPr="00FC506F">
        <w:rPr>
          <w:rFonts w:ascii="Times New Roman" w:hAnsi="Times New Roman" w:cs="Times New Roman"/>
        </w:rPr>
        <w:t>(</w:t>
      </w:r>
      <w:proofErr w:type="gramEnd"/>
      <w:r w:rsidR="009614F8" w:rsidRPr="00FC506F">
        <w:rPr>
          <w:rFonts w:ascii="Times New Roman" w:hAnsi="Times New Roman" w:cs="Times New Roman"/>
        </w:rPr>
        <w:t xml:space="preserve">monolayer)/Au </w:t>
      </w:r>
      <w:r w:rsidR="0036056F">
        <w:rPr>
          <w:rFonts w:ascii="Times New Roman" w:hAnsi="Times New Roman" w:cs="Times New Roman"/>
        </w:rPr>
        <w:t>)</w:t>
      </w:r>
      <w:r w:rsidR="009614F8" w:rsidRPr="00FC506F">
        <w:rPr>
          <w:rFonts w:ascii="Times New Roman" w:hAnsi="Times New Roman" w:cs="Times New Roman"/>
        </w:rPr>
        <w:t>are predicted as NP, and the periodic noise is removed well.</w:t>
      </w:r>
    </w:p>
    <w:p w:rsidR="00A569ED" w:rsidRDefault="009614F8" w:rsidP="00A569ED">
      <w:pPr>
        <w:keepNext/>
      </w:pPr>
      <w:r w:rsidRPr="009614F8">
        <w:rPr>
          <w:rFonts w:hint="eastAsia"/>
          <w:noProof/>
        </w:rPr>
        <w:drawing>
          <wp:inline distT="0" distB="0" distL="0" distR="0" wp14:anchorId="62E4B726" wp14:editId="7B532716">
            <wp:extent cx="3314700" cy="4417729"/>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绘图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18552" cy="4422863"/>
                    </a:xfrm>
                    <a:prstGeom prst="rect">
                      <a:avLst/>
                    </a:prstGeom>
                  </pic:spPr>
                </pic:pic>
              </a:graphicData>
            </a:graphic>
          </wp:inline>
        </w:drawing>
      </w:r>
    </w:p>
    <w:p w:rsidR="0036056F" w:rsidRDefault="00A569ED" w:rsidP="0036056F">
      <w:pPr>
        <w:pStyle w:val="ab"/>
        <w:rPr>
          <w:rFonts w:ascii="Times New Roman" w:hAnsi="Times New Roman" w:cs="Times New Roman"/>
          <w:sz w:val="21"/>
          <w:szCs w:val="21"/>
        </w:rPr>
      </w:pPr>
      <w:r w:rsidRPr="0036056F">
        <w:rPr>
          <w:rFonts w:ascii="Times New Roman" w:hAnsi="Times New Roman" w:cs="Times New Roman"/>
          <w:sz w:val="21"/>
          <w:szCs w:val="21"/>
        </w:rPr>
        <w:t xml:space="preserve">Figure </w:t>
      </w:r>
      <w:r w:rsidRPr="0036056F">
        <w:rPr>
          <w:rFonts w:ascii="Times New Roman" w:hAnsi="Times New Roman" w:cs="Times New Roman"/>
          <w:sz w:val="21"/>
          <w:szCs w:val="21"/>
        </w:rPr>
        <w:fldChar w:fldCharType="begin"/>
      </w:r>
      <w:r w:rsidRPr="0036056F">
        <w:rPr>
          <w:rFonts w:ascii="Times New Roman" w:hAnsi="Times New Roman" w:cs="Times New Roman"/>
          <w:sz w:val="21"/>
          <w:szCs w:val="21"/>
        </w:rPr>
        <w:instrText xml:space="preserve"> SEQ Figure \* ARABIC </w:instrText>
      </w:r>
      <w:r w:rsidRPr="0036056F">
        <w:rPr>
          <w:rFonts w:ascii="Times New Roman" w:hAnsi="Times New Roman" w:cs="Times New Roman"/>
          <w:sz w:val="21"/>
          <w:szCs w:val="21"/>
        </w:rPr>
        <w:fldChar w:fldCharType="separate"/>
      </w:r>
      <w:r w:rsidRPr="0036056F">
        <w:rPr>
          <w:rFonts w:ascii="Times New Roman" w:hAnsi="Times New Roman" w:cs="Times New Roman"/>
          <w:noProof/>
          <w:sz w:val="21"/>
          <w:szCs w:val="21"/>
        </w:rPr>
        <w:t>11</w:t>
      </w:r>
      <w:r w:rsidRPr="0036056F">
        <w:rPr>
          <w:rFonts w:ascii="Times New Roman" w:hAnsi="Times New Roman" w:cs="Times New Roman"/>
          <w:sz w:val="21"/>
          <w:szCs w:val="21"/>
        </w:rPr>
        <w:fldChar w:fldCharType="end"/>
      </w:r>
      <w:r w:rsidRPr="0036056F">
        <w:rPr>
          <w:rFonts w:ascii="Times New Roman" w:hAnsi="Times New Roman" w:cs="Times New Roman"/>
          <w:sz w:val="21"/>
          <w:szCs w:val="21"/>
        </w:rPr>
        <w:t xml:space="preserve">: </w:t>
      </w:r>
      <w:proofErr w:type="gramStart"/>
      <w:r w:rsidRPr="0036056F">
        <w:rPr>
          <w:rFonts w:ascii="Times New Roman" w:hAnsi="Times New Roman" w:cs="Times New Roman"/>
          <w:sz w:val="21"/>
          <w:szCs w:val="21"/>
        </w:rPr>
        <w:t>This figure demonstrate</w:t>
      </w:r>
      <w:proofErr w:type="gramEnd"/>
      <w:r w:rsidRPr="0036056F">
        <w:rPr>
          <w:rFonts w:ascii="Times New Roman" w:hAnsi="Times New Roman" w:cs="Times New Roman"/>
          <w:sz w:val="21"/>
          <w:szCs w:val="21"/>
        </w:rPr>
        <w:t xml:space="preserve"> visually the process and effectiveness of the whole restoration method. The processed </w:t>
      </w:r>
      <w:r w:rsidR="0036056F" w:rsidRPr="0036056F">
        <w:rPr>
          <w:rFonts w:ascii="Times New Roman" w:hAnsi="Times New Roman" w:cs="Times New Roman"/>
          <w:sz w:val="21"/>
          <w:szCs w:val="21"/>
        </w:rPr>
        <w:t xml:space="preserve">image is the morphology of </w:t>
      </w:r>
      <w:r w:rsidRPr="0036056F">
        <w:rPr>
          <w:rFonts w:ascii="Times New Roman" w:hAnsi="Times New Roman" w:cs="Times New Roman"/>
          <w:sz w:val="21"/>
          <w:szCs w:val="21"/>
        </w:rPr>
        <w:t xml:space="preserve"> </w:t>
      </w:r>
      <w:r w:rsidR="0036056F" w:rsidRPr="0036056F">
        <w:rPr>
          <w:rFonts w:ascii="Times New Roman" w:hAnsi="Times New Roman" w:cs="Times New Roman"/>
          <w:sz w:val="21"/>
          <w:szCs w:val="21"/>
        </w:rPr>
        <w:t>CPI/</w:t>
      </w:r>
      <w:proofErr w:type="spellStart"/>
      <w:r w:rsidR="0036056F" w:rsidRPr="0036056F">
        <w:rPr>
          <w:rFonts w:ascii="Times New Roman" w:hAnsi="Times New Roman" w:cs="Times New Roman"/>
          <w:sz w:val="21"/>
          <w:szCs w:val="21"/>
        </w:rPr>
        <w:t>Pd</w:t>
      </w:r>
      <w:proofErr w:type="spellEnd"/>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monolayer</w:t>
      </w:r>
      <w:r w:rsidR="0036056F" w:rsidRPr="0036056F">
        <w:rPr>
          <w:rFonts w:ascii="Times New Roman" w:hAnsi="Times New Roman" w:cs="Times New Roman"/>
          <w:sz w:val="21"/>
          <w:szCs w:val="21"/>
        </w:rPr>
        <w:t>）</w:t>
      </w:r>
      <w:r w:rsidR="0036056F" w:rsidRPr="0036056F">
        <w:rPr>
          <w:rFonts w:ascii="Times New Roman" w:hAnsi="Times New Roman" w:cs="Times New Roman"/>
          <w:sz w:val="21"/>
          <w:szCs w:val="21"/>
        </w:rPr>
        <w:t>/Au(no.1), Autip1/</w:t>
      </w:r>
      <w:proofErr w:type="spellStart"/>
      <w:r w:rsidR="0036056F" w:rsidRPr="0036056F">
        <w:rPr>
          <w:rFonts w:ascii="Times New Roman" w:hAnsi="Times New Roman" w:cs="Times New Roman"/>
          <w:sz w:val="21"/>
          <w:szCs w:val="21"/>
        </w:rPr>
        <w:t>Pd</w:t>
      </w:r>
      <w:proofErr w:type="spellEnd"/>
      <w:r w:rsidR="0036056F" w:rsidRPr="0036056F">
        <w:rPr>
          <w:rFonts w:ascii="Times New Roman" w:hAnsi="Times New Roman" w:cs="Times New Roman"/>
          <w:sz w:val="21"/>
          <w:szCs w:val="21"/>
        </w:rPr>
        <w:t xml:space="preserve">/Au(111)(no.2), </w:t>
      </w:r>
      <w:proofErr w:type="spellStart"/>
      <w:r w:rsidR="0036056F" w:rsidRPr="0036056F">
        <w:rPr>
          <w:rFonts w:ascii="Times New Roman" w:hAnsi="Times New Roman" w:cs="Times New Roman"/>
          <w:sz w:val="21"/>
          <w:szCs w:val="21"/>
        </w:rPr>
        <w:t>Pd</w:t>
      </w:r>
      <w:proofErr w:type="spellEnd"/>
      <w:r w:rsidR="0036056F" w:rsidRPr="0036056F">
        <w:rPr>
          <w:rFonts w:ascii="Times New Roman" w:hAnsi="Times New Roman" w:cs="Times New Roman"/>
          <w:sz w:val="21"/>
          <w:szCs w:val="21"/>
        </w:rPr>
        <w:t>(monolayer)/Au(no.3), 4CPI/</w:t>
      </w:r>
      <w:proofErr w:type="spellStart"/>
      <w:r w:rsidR="0036056F" w:rsidRPr="0036056F">
        <w:rPr>
          <w:rFonts w:ascii="Times New Roman" w:hAnsi="Times New Roman" w:cs="Times New Roman"/>
          <w:sz w:val="21"/>
          <w:szCs w:val="21"/>
        </w:rPr>
        <w:t>Pd</w:t>
      </w:r>
      <w:proofErr w:type="spellEnd"/>
      <w:r w:rsidR="0036056F" w:rsidRPr="0036056F">
        <w:rPr>
          <w:rFonts w:ascii="Times New Roman" w:hAnsi="Times New Roman" w:cs="Times New Roman"/>
          <w:sz w:val="21"/>
          <w:szCs w:val="21"/>
        </w:rPr>
        <w:t>(monolayer)/Au(no.4)</w:t>
      </w:r>
    </w:p>
    <w:p w:rsidR="0036056F" w:rsidRPr="0036056F" w:rsidRDefault="0036056F" w:rsidP="0036056F"/>
    <w:p w:rsidR="009614F8" w:rsidRPr="0036056F" w:rsidRDefault="009614F8" w:rsidP="0036056F">
      <w:pPr>
        <w:pStyle w:val="ab"/>
      </w:pPr>
      <w:r w:rsidRPr="00FC506F">
        <w:rPr>
          <w:rFonts w:ascii="Times New Roman" w:hAnsi="Times New Roman" w:cs="Times New Roman"/>
          <w:b/>
          <w:sz w:val="24"/>
          <w:szCs w:val="24"/>
        </w:rPr>
        <w:t xml:space="preserve">4 </w:t>
      </w:r>
      <w:proofErr w:type="gramStart"/>
      <w:r w:rsidRPr="00FC506F">
        <w:rPr>
          <w:rFonts w:ascii="Times New Roman" w:hAnsi="Times New Roman" w:cs="Times New Roman"/>
          <w:b/>
          <w:sz w:val="24"/>
          <w:szCs w:val="24"/>
        </w:rPr>
        <w:t>conclusion</w:t>
      </w:r>
      <w:proofErr w:type="gramEnd"/>
    </w:p>
    <w:p w:rsidR="009614F8" w:rsidRPr="00A569ED"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We have proposed a novel full-automatic method for STM post-processing combing CNN classification network and three specific restoring algorithms. The predicted network use 3   deep CNN binary network</w:t>
      </w:r>
      <w:ins w:id="126" w:author="China" w:date="2019-06-06T12:07:00Z">
        <w:r w:rsidR="00351F3B">
          <w:rPr>
            <w:rFonts w:ascii="Times New Roman" w:hAnsi="Times New Roman" w:cs="Times New Roman" w:hint="eastAsia"/>
            <w:szCs w:val="21"/>
          </w:rPr>
          <w:t>s</w:t>
        </w:r>
      </w:ins>
      <w:r w:rsidRPr="00A569ED">
        <w:rPr>
          <w:rFonts w:ascii="Times New Roman" w:hAnsi="Times New Roman" w:cs="Times New Roman"/>
          <w:szCs w:val="21"/>
        </w:rPr>
        <w:t xml:space="preserve"> which parallel distinguish whether pending images has corresponding </w:t>
      </w:r>
      <w:r w:rsidRPr="00A569ED">
        <w:rPr>
          <w:rFonts w:ascii="Times New Roman" w:hAnsi="Times New Roman" w:cs="Times New Roman"/>
          <w:szCs w:val="21"/>
        </w:rPr>
        <w:lastRenderedPageBreak/>
        <w:t xml:space="preserve">defects. The long stripe restoration algorithm uses a self-positioning and self-deciding mechanism combined with TV and </w:t>
      </w:r>
      <w:proofErr w:type="spellStart"/>
      <w:r w:rsidRPr="00A569ED">
        <w:rPr>
          <w:rFonts w:ascii="Times New Roman" w:hAnsi="Times New Roman" w:cs="Times New Roman"/>
          <w:szCs w:val="21"/>
        </w:rPr>
        <w:t>Criminisi</w:t>
      </w:r>
      <w:proofErr w:type="spellEnd"/>
      <w:r w:rsidRPr="00A569ED">
        <w:rPr>
          <w:rFonts w:ascii="Times New Roman" w:hAnsi="Times New Roman" w:cs="Times New Roman"/>
          <w:szCs w:val="21"/>
        </w:rPr>
        <w:t xml:space="preserve"> to restore the long stripe automatically. The short stripe restoration algorithm uses a low-rank restoration algorithm, RPCA, which has relatively high robustness to sparse random outliers. The periodic noise </w:t>
      </w:r>
      <w:proofErr w:type="spellStart"/>
      <w:r w:rsidRPr="00A569ED">
        <w:rPr>
          <w:rFonts w:ascii="Times New Roman" w:hAnsi="Times New Roman" w:cs="Times New Roman"/>
          <w:szCs w:val="21"/>
        </w:rPr>
        <w:t>denosing</w:t>
      </w:r>
      <w:proofErr w:type="spellEnd"/>
      <w:r w:rsidRPr="00A569ED">
        <w:rPr>
          <w:rFonts w:ascii="Times New Roman" w:hAnsi="Times New Roman" w:cs="Times New Roman"/>
          <w:szCs w:val="21"/>
        </w:rPr>
        <w:t xml:space="preserve"> algorithm uses a self-positioning mechanism to locate the noise spectrum and uses a specific band-pass filtering to depress the noise. The processed results demonstrate the effectiveness of the method adequately. The proposed novel method has been written in the software</w:t>
      </w:r>
      <w:ins w:id="127" w:author="China" w:date="2019-06-06T12:07:00Z">
        <w:r w:rsidR="00351F3B">
          <w:rPr>
            <w:rFonts w:ascii="Times New Roman" w:hAnsi="Times New Roman" w:cs="Times New Roman" w:hint="eastAsia"/>
            <w:szCs w:val="21"/>
          </w:rPr>
          <w:t xml:space="preserve"> (</w:t>
        </w:r>
      </w:ins>
      <w:ins w:id="128" w:author="China" w:date="2019-06-06T12:08:00Z">
        <w:r w:rsidR="00351F3B">
          <w:rPr>
            <w:rFonts w:ascii="Times New Roman" w:hAnsi="Times New Roman" w:cs="Times New Roman" w:hint="eastAsia"/>
            <w:szCs w:val="21"/>
          </w:rPr>
          <w:t>在</w:t>
        </w:r>
        <w:r w:rsidR="00351F3B">
          <w:rPr>
            <w:rFonts w:ascii="Times New Roman" w:hAnsi="Times New Roman" w:cs="Times New Roman" w:hint="eastAsia"/>
            <w:szCs w:val="21"/>
          </w:rPr>
          <w:t>SI</w:t>
        </w:r>
        <w:r w:rsidR="00351F3B">
          <w:rPr>
            <w:rFonts w:ascii="Times New Roman" w:hAnsi="Times New Roman" w:cs="Times New Roman" w:hint="eastAsia"/>
            <w:szCs w:val="21"/>
          </w:rPr>
          <w:t>中放一些软件界面</w:t>
        </w:r>
      </w:ins>
      <w:ins w:id="129" w:author="China" w:date="2019-06-06T12:07:00Z">
        <w:r w:rsidR="00351F3B">
          <w:rPr>
            <w:rFonts w:ascii="Times New Roman" w:hAnsi="Times New Roman" w:cs="Times New Roman" w:hint="eastAsia"/>
            <w:szCs w:val="21"/>
          </w:rPr>
          <w:t>)</w:t>
        </w:r>
      </w:ins>
      <w:r w:rsidRPr="00A569ED">
        <w:rPr>
          <w:rFonts w:ascii="Times New Roman" w:hAnsi="Times New Roman" w:cs="Times New Roman"/>
          <w:szCs w:val="21"/>
        </w:rPr>
        <w:t xml:space="preserve"> and can process one image in seconds automatically without any manual intervention.</w:t>
      </w:r>
    </w:p>
    <w:p w:rsidR="009614F8" w:rsidRPr="00A569ED" w:rsidRDefault="009614F8" w:rsidP="00FC506F">
      <w:pPr>
        <w:ind w:firstLineChars="200" w:firstLine="420"/>
        <w:rPr>
          <w:rFonts w:ascii="Times New Roman" w:hAnsi="Times New Roman" w:cs="Times New Roman"/>
          <w:szCs w:val="21"/>
        </w:rPr>
      </w:pPr>
      <w:r w:rsidRPr="00A569ED">
        <w:rPr>
          <w:rFonts w:ascii="Times New Roman" w:hAnsi="Times New Roman" w:cs="Times New Roman"/>
          <w:szCs w:val="21"/>
        </w:rPr>
        <w:t>Further research should be focus on expanding the kinds of defects that can be handled and on how to change the process order adaptively to get the best process result. In the current method, the order of process is determined by prior experience and can’t be c</w:t>
      </w:r>
      <w:r w:rsidR="00FB708B" w:rsidRPr="00A569ED">
        <w:rPr>
          <w:rFonts w:ascii="Times New Roman" w:hAnsi="Times New Roman" w:cs="Times New Roman"/>
          <w:szCs w:val="21"/>
        </w:rPr>
        <w:t>hanged in different conditions.</w:t>
      </w:r>
      <w:r w:rsidRPr="00A569ED">
        <w:rPr>
          <w:rFonts w:ascii="Times New Roman" w:hAnsi="Times New Roman" w:cs="Times New Roman"/>
          <w:szCs w:val="21"/>
        </w:rPr>
        <w:t xml:space="preserve"> </w:t>
      </w:r>
    </w:p>
    <w:p w:rsidR="009614F8" w:rsidRPr="009614F8" w:rsidRDefault="009614F8" w:rsidP="009614F8"/>
    <w:p w:rsidR="009614F8" w:rsidRPr="009614F8" w:rsidRDefault="009614F8" w:rsidP="009614F8"/>
    <w:p w:rsidR="009614F8" w:rsidRPr="009614F8" w:rsidRDefault="009614F8" w:rsidP="009614F8"/>
    <w:p w:rsidR="009614F8" w:rsidRPr="009614F8" w:rsidRDefault="009614F8" w:rsidP="009614F8"/>
    <w:p w:rsidR="00A569ED" w:rsidRDefault="00A569ED" w:rsidP="009614F8"/>
    <w:p w:rsidR="00A569ED" w:rsidRDefault="00A569ED" w:rsidP="009614F8"/>
    <w:p w:rsidR="00A569ED" w:rsidRPr="00A569ED" w:rsidRDefault="00A569ED" w:rsidP="00A569ED">
      <w:pPr>
        <w:pStyle w:val="EndNoteBibliography"/>
        <w:ind w:left="720" w:hanging="720"/>
      </w:pPr>
      <w:r>
        <w:fldChar w:fldCharType="begin"/>
      </w:r>
      <w:r>
        <w:instrText xml:space="preserve"> ADDIN EN.REFLIST </w:instrText>
      </w:r>
      <w:r>
        <w:fldChar w:fldCharType="separate"/>
      </w:r>
      <w:r w:rsidRPr="00A569ED">
        <w:t>1.</w:t>
      </w:r>
      <w:r w:rsidRPr="00A569ED">
        <w:tab/>
        <w:t xml:space="preserve">Tersoff, J. and D.R. Hamann, </w:t>
      </w:r>
      <w:r w:rsidRPr="00A569ED">
        <w:rPr>
          <w:i/>
        </w:rPr>
        <w:t>Theory of the scanning tunneling microscope.</w:t>
      </w:r>
      <w:r w:rsidRPr="00A569ED">
        <w:t xml:space="preserve"> Physical Review B, 1985. </w:t>
      </w:r>
      <w:r w:rsidRPr="00A569ED">
        <w:rPr>
          <w:b/>
        </w:rPr>
        <w:t>31</w:t>
      </w:r>
      <w:r w:rsidRPr="00A569ED">
        <w:t>(2): p. 805-813.</w:t>
      </w:r>
    </w:p>
    <w:p w:rsidR="00A569ED" w:rsidRPr="00A569ED" w:rsidRDefault="00A569ED" w:rsidP="00A569ED">
      <w:pPr>
        <w:pStyle w:val="EndNoteBibliography"/>
        <w:ind w:left="720" w:hanging="720"/>
      </w:pPr>
      <w:r w:rsidRPr="00A569ED">
        <w:t>2.</w:t>
      </w:r>
      <w:r w:rsidRPr="00A569ED">
        <w:tab/>
        <w:t xml:space="preserve">Motin, A.M., et al., </w:t>
      </w:r>
      <w:r w:rsidRPr="00A569ED">
        <w:rPr>
          <w:i/>
        </w:rPr>
        <w:t>Surface science approach to Pt/carbon model catalysts: XPS, STM and microreactor studies.</w:t>
      </w:r>
      <w:r w:rsidRPr="00A569ED">
        <w:t xml:space="preserve"> Applied Surface Science, 2018. </w:t>
      </w:r>
      <w:r w:rsidRPr="00A569ED">
        <w:rPr>
          <w:b/>
        </w:rPr>
        <w:t>440</w:t>
      </w:r>
      <w:r w:rsidRPr="00A569ED">
        <w:t>: p. 680-687.</w:t>
      </w:r>
    </w:p>
    <w:p w:rsidR="00A569ED" w:rsidRPr="00A569ED" w:rsidRDefault="00A569ED" w:rsidP="00A569ED">
      <w:pPr>
        <w:pStyle w:val="EndNoteBibliography"/>
        <w:ind w:left="720" w:hanging="720"/>
      </w:pPr>
      <w:r w:rsidRPr="00A569ED">
        <w:t>3.</w:t>
      </w:r>
      <w:r w:rsidRPr="00A569ED">
        <w:tab/>
        <w:t xml:space="preserve">Nguyen, H.A., et al., </w:t>
      </w:r>
      <w:r w:rsidRPr="00A569ED">
        <w:rPr>
          <w:i/>
        </w:rPr>
        <w:t>STM Imaging of Localized Surface Plasmons on Individual Gold Nanoislands.</w:t>
      </w:r>
      <w:r w:rsidRPr="00A569ED">
        <w:t xml:space="preserve"> J Phys Chem Lett, 2018. </w:t>
      </w:r>
      <w:r w:rsidRPr="00A569ED">
        <w:rPr>
          <w:b/>
        </w:rPr>
        <w:t>9</w:t>
      </w:r>
      <w:r w:rsidRPr="00A569ED">
        <w:t>(8): p. 1970-1976.</w:t>
      </w:r>
    </w:p>
    <w:p w:rsidR="00A569ED" w:rsidRPr="00A569ED" w:rsidRDefault="00A569ED" w:rsidP="00A569ED">
      <w:pPr>
        <w:pStyle w:val="EndNoteBibliography"/>
        <w:ind w:left="720" w:hanging="720"/>
      </w:pPr>
      <w:r w:rsidRPr="00A569ED">
        <w:t>4.</w:t>
      </w:r>
      <w:r w:rsidRPr="00A569ED">
        <w:tab/>
        <w:t xml:space="preserve">Kumar, A., et al., </w:t>
      </w:r>
      <w:r w:rsidRPr="00A569ED">
        <w:rPr>
          <w:i/>
        </w:rPr>
        <w:t>STM study of exfoliated few layer black phosphorus annealed in ultrahigh vacuum.</w:t>
      </w:r>
      <w:r w:rsidRPr="00A569ED">
        <w:t xml:space="preserve"> 2D Materials, 2018. </w:t>
      </w:r>
      <w:r w:rsidRPr="00A569ED">
        <w:rPr>
          <w:b/>
        </w:rPr>
        <w:t>6</w:t>
      </w:r>
      <w:r w:rsidRPr="00A569ED">
        <w:t>(1).</w:t>
      </w:r>
    </w:p>
    <w:p w:rsidR="00A569ED" w:rsidRPr="00A569ED" w:rsidRDefault="00A569ED" w:rsidP="00A569ED">
      <w:pPr>
        <w:pStyle w:val="EndNoteBibliography"/>
        <w:ind w:left="720" w:hanging="720"/>
      </w:pPr>
      <w:r w:rsidRPr="00A569ED">
        <w:t>5.</w:t>
      </w:r>
      <w:r w:rsidRPr="00A569ED">
        <w:tab/>
        <w:t xml:space="preserve">Zhao, A., et al., </w:t>
      </w:r>
      <w:r w:rsidRPr="00A569ED">
        <w:rPr>
          <w:i/>
        </w:rPr>
        <w:t>STM tip-assisted single molecule chemistry.</w:t>
      </w:r>
      <w:r w:rsidRPr="00A569ED">
        <w:t xml:space="preserve"> Phys Chem Chem Phys, 2013. </w:t>
      </w:r>
      <w:r w:rsidRPr="00A569ED">
        <w:rPr>
          <w:b/>
        </w:rPr>
        <w:t>15</w:t>
      </w:r>
      <w:r w:rsidRPr="00A569ED">
        <w:t>(30): p. 12428-41.</w:t>
      </w:r>
    </w:p>
    <w:p w:rsidR="00A569ED" w:rsidRPr="00A569ED" w:rsidRDefault="00A569ED" w:rsidP="00A569ED">
      <w:pPr>
        <w:pStyle w:val="EndNoteBibliography"/>
        <w:ind w:left="720" w:hanging="720"/>
      </w:pPr>
      <w:r w:rsidRPr="00A569ED">
        <w:t>6.</w:t>
      </w:r>
      <w:r w:rsidRPr="00A569ED">
        <w:tab/>
        <w:t xml:space="preserve">Tempe, D., et al., </w:t>
      </w:r>
      <w:r w:rsidRPr="00A569ED">
        <w:rPr>
          <w:i/>
        </w:rPr>
        <w:t>Multisite protein kinase A and glycogen synthase kinase 3beta phosphorylation leads to Gli3 ubiquitination by SCFbetaTrCP.</w:t>
      </w:r>
      <w:r w:rsidRPr="00A569ED">
        <w:t xml:space="preserve"> Mol Cell Biol, 2006. </w:t>
      </w:r>
      <w:r w:rsidRPr="00A569ED">
        <w:rPr>
          <w:b/>
        </w:rPr>
        <w:t>26</w:t>
      </w:r>
      <w:r w:rsidRPr="00A569ED">
        <w:t>(11): p. 4316-26.</w:t>
      </w:r>
    </w:p>
    <w:p w:rsidR="00A569ED" w:rsidRPr="00A569ED" w:rsidRDefault="00A569ED" w:rsidP="00A569ED">
      <w:pPr>
        <w:pStyle w:val="EndNoteBibliography"/>
        <w:ind w:left="720" w:hanging="720"/>
      </w:pPr>
      <w:r w:rsidRPr="00A569ED">
        <w:t>7.</w:t>
      </w:r>
      <w:r w:rsidRPr="00A569ED">
        <w:tab/>
        <w:t xml:space="preserve">Tapaszto, L., et al., </w:t>
      </w:r>
      <w:r w:rsidRPr="00A569ED">
        <w:rPr>
          <w:i/>
        </w:rPr>
        <w:t>Tailoring the atomic structure of graphene nanoribbons by scanning tunnelling microscope lithography.</w:t>
      </w:r>
      <w:r w:rsidRPr="00A569ED">
        <w:t xml:space="preserve"> Nat Nanotechnol, 2008. </w:t>
      </w:r>
      <w:r w:rsidRPr="00A569ED">
        <w:rPr>
          <w:b/>
        </w:rPr>
        <w:t>3</w:t>
      </w:r>
      <w:r w:rsidRPr="00A569ED">
        <w:t>(7): p. 397-401.</w:t>
      </w:r>
    </w:p>
    <w:p w:rsidR="00A569ED" w:rsidRPr="00A569ED" w:rsidRDefault="00A569ED" w:rsidP="00A569ED">
      <w:pPr>
        <w:pStyle w:val="EndNoteBibliography"/>
        <w:ind w:left="720" w:hanging="720"/>
      </w:pPr>
      <w:r w:rsidRPr="00A569ED">
        <w:t>8.</w:t>
      </w:r>
      <w:r w:rsidRPr="00A569ED">
        <w:tab/>
        <w:t xml:space="preserve">Zhen, J., et al. </w:t>
      </w:r>
      <w:r w:rsidRPr="00A569ED">
        <w:rPr>
          <w:i/>
        </w:rPr>
        <w:t>Simple and Efficient Soft Morphological Filter in Periodic Noise Reduction</w:t>
      </w:r>
      <w:r w:rsidRPr="00A569ED">
        <w:t xml:space="preserve">. in </w:t>
      </w:r>
      <w:r w:rsidRPr="00A569ED">
        <w:rPr>
          <w:i/>
        </w:rPr>
        <w:t>Tencon IEEE Region 10 Conference</w:t>
      </w:r>
      <w:r w:rsidRPr="00A569ED">
        <w:t>. 2007.</w:t>
      </w:r>
    </w:p>
    <w:p w:rsidR="00A569ED" w:rsidRPr="00A569ED" w:rsidRDefault="00A569ED" w:rsidP="00A569ED">
      <w:pPr>
        <w:pStyle w:val="EndNoteBibliography"/>
        <w:ind w:left="720" w:hanging="720"/>
      </w:pPr>
      <w:r w:rsidRPr="00A569ED">
        <w:t>9.</w:t>
      </w:r>
      <w:r w:rsidRPr="00A569ED">
        <w:tab/>
        <w:t xml:space="preserve">Li, H., P. Hui, and N. Shu. </w:t>
      </w:r>
      <w:r w:rsidRPr="00A569ED">
        <w:rPr>
          <w:i/>
        </w:rPr>
        <w:t>Study on Suppressing White Noises and Periodic Narrow Bandwidth Noise of PD by Vertically Invariant Gray-Level Morphological Filter</w:t>
      </w:r>
      <w:r w:rsidRPr="00A569ED">
        <w:t xml:space="preserve">. in </w:t>
      </w:r>
      <w:r w:rsidRPr="00A569ED">
        <w:rPr>
          <w:i/>
        </w:rPr>
        <w:t>International Conference on E-product E-service &amp; E-entertainment</w:t>
      </w:r>
      <w:r w:rsidRPr="00A569ED">
        <w:t>. 2010.</w:t>
      </w:r>
    </w:p>
    <w:p w:rsidR="00A569ED" w:rsidRPr="00A569ED" w:rsidRDefault="00A569ED" w:rsidP="00A569ED">
      <w:pPr>
        <w:pStyle w:val="EndNoteBibliography"/>
        <w:ind w:left="720" w:hanging="720"/>
      </w:pPr>
      <w:r w:rsidRPr="00A569ED">
        <w:t>10.</w:t>
      </w:r>
      <w:r w:rsidRPr="00A569ED">
        <w:tab/>
        <w:t xml:space="preserve">Moallem, P., M. Masoumzadeh, and M. Habibi, </w:t>
      </w:r>
      <w:r w:rsidRPr="00A569ED">
        <w:rPr>
          <w:i/>
        </w:rPr>
        <w:t>A novel adaptive Gaussian restoration filter for reducing periodic noises in digital image.</w:t>
      </w:r>
      <w:r w:rsidRPr="00A569ED">
        <w:t xml:space="preserve"> Signal, Image and Video Processing, 2013. </w:t>
      </w:r>
      <w:r w:rsidRPr="00A569ED">
        <w:rPr>
          <w:b/>
        </w:rPr>
        <w:t>9</w:t>
      </w:r>
      <w:r w:rsidRPr="00A569ED">
        <w:t>(5): p. 1179-1191.</w:t>
      </w:r>
    </w:p>
    <w:p w:rsidR="00A569ED" w:rsidRPr="00A569ED" w:rsidRDefault="00A569ED" w:rsidP="00A569ED">
      <w:pPr>
        <w:pStyle w:val="EndNoteBibliography"/>
        <w:ind w:left="720" w:hanging="720"/>
      </w:pPr>
      <w:r w:rsidRPr="00A569ED">
        <w:t>11.</w:t>
      </w:r>
      <w:r w:rsidRPr="00A569ED">
        <w:tab/>
        <w:t xml:space="preserve">Jing, W. and D.C. Liu. </w:t>
      </w:r>
      <w:r w:rsidRPr="00A569ED">
        <w:rPr>
          <w:i/>
        </w:rPr>
        <w:t>2-D FFT for Periodic Noise Removal on Strain Image &amp; &amp;</w:t>
      </w:r>
      <w:r w:rsidRPr="00A569ED">
        <w:t xml:space="preserve">. in </w:t>
      </w:r>
      <w:r w:rsidRPr="00A569ED">
        <w:rPr>
          <w:i/>
        </w:rPr>
        <w:t>International Conference on Bioinformatics &amp; Biomedical Engineering</w:t>
      </w:r>
      <w:r w:rsidRPr="00A569ED">
        <w:t>. 2010.</w:t>
      </w:r>
    </w:p>
    <w:p w:rsidR="00A569ED" w:rsidRPr="00A569ED" w:rsidRDefault="00A569ED" w:rsidP="00A569ED">
      <w:pPr>
        <w:pStyle w:val="EndNoteBibliography"/>
        <w:ind w:left="720" w:hanging="720"/>
      </w:pPr>
      <w:r w:rsidRPr="00A569ED">
        <w:t>12.</w:t>
      </w:r>
      <w:r w:rsidRPr="00A569ED">
        <w:tab/>
        <w:t xml:space="preserve">Yadav, V.P., et al. </w:t>
      </w:r>
      <w:r w:rsidRPr="00A569ED">
        <w:rPr>
          <w:i/>
        </w:rPr>
        <w:t>Periodic noise removal using local thresholding</w:t>
      </w:r>
      <w:r w:rsidRPr="00A569ED">
        <w:t xml:space="preserve">. in </w:t>
      </w:r>
      <w:r w:rsidRPr="00A569ED">
        <w:rPr>
          <w:i/>
        </w:rPr>
        <w:t xml:space="preserve">Advances in Signal </w:t>
      </w:r>
      <w:r w:rsidRPr="00A569ED">
        <w:rPr>
          <w:i/>
        </w:rPr>
        <w:lastRenderedPageBreak/>
        <w:t>Processing</w:t>
      </w:r>
      <w:r w:rsidRPr="00A569ED">
        <w:t>. 2016.</w:t>
      </w:r>
    </w:p>
    <w:p w:rsidR="00A569ED" w:rsidRPr="00A569ED" w:rsidRDefault="00A569ED" w:rsidP="00A569ED">
      <w:pPr>
        <w:pStyle w:val="EndNoteBibliography"/>
        <w:ind w:left="720" w:hanging="720"/>
      </w:pPr>
      <w:r w:rsidRPr="00A569ED">
        <w:t>13.</w:t>
      </w:r>
      <w:r w:rsidRPr="00A569ED">
        <w:tab/>
        <w:t xml:space="preserve">Schimmack, M. and P.J.J.o.t.F.I. Mercorelli, </w:t>
      </w:r>
      <w:r w:rsidRPr="00A569ED">
        <w:rPr>
          <w:i/>
        </w:rPr>
        <w:t>An On-line Orthogonal Wavelet Denoising Algorithm for High-Resolution Surface Scans.</w:t>
      </w:r>
      <w:r w:rsidRPr="00A569ED">
        <w:t xml:space="preserve"> 2017: p. S0016003217302776.</w:t>
      </w:r>
    </w:p>
    <w:p w:rsidR="00A569ED" w:rsidRPr="00A569ED" w:rsidRDefault="00A569ED" w:rsidP="00A569ED">
      <w:pPr>
        <w:pStyle w:val="EndNoteBibliography"/>
        <w:ind w:left="720" w:hanging="720"/>
      </w:pPr>
      <w:r w:rsidRPr="00A569ED">
        <w:t>14.</w:t>
      </w:r>
      <w:r w:rsidRPr="00A569ED">
        <w:tab/>
        <w:t xml:space="preserve">Oliveira, J.P., et al., </w:t>
      </w:r>
      <w:r w:rsidRPr="00A569ED">
        <w:rPr>
          <w:i/>
        </w:rPr>
        <w:t>Restoring STM images via Sparse Coding: noise and artifact removal.</w:t>
      </w:r>
      <w:r w:rsidRPr="00A569ED">
        <w:t xml:space="preserve"> 2016.</w:t>
      </w:r>
    </w:p>
    <w:p w:rsidR="00A569ED" w:rsidRPr="00A569ED" w:rsidRDefault="00A569ED" w:rsidP="00A569ED">
      <w:pPr>
        <w:pStyle w:val="EndNoteBibliography"/>
        <w:ind w:left="720" w:hanging="720"/>
      </w:pPr>
      <w:r w:rsidRPr="00A569ED">
        <w:t>15.</w:t>
      </w:r>
      <w:r w:rsidRPr="00A569ED">
        <w:tab/>
        <w:t xml:space="preserve">Pancorbo, M., et al., </w:t>
      </w:r>
      <w:r w:rsidRPr="00A569ED">
        <w:rPr>
          <w:i/>
        </w:rPr>
        <w:t>A WIENER FILTER WITH CIRCULAR-APERTURE-LIKE POINT SPREAD FUNCTION TO RESTORE SCANNING TUNNELING MICROSCOPY (STM) IMAGES.</w:t>
      </w:r>
      <w:r w:rsidRPr="00A569ED">
        <w:t xml:space="preserve"> Pattern Recognition Letters, 1990. </w:t>
      </w:r>
      <w:r w:rsidRPr="00A569ED">
        <w:rPr>
          <w:b/>
        </w:rPr>
        <w:t>11</w:t>
      </w:r>
      <w:r w:rsidRPr="00A569ED">
        <w:t>(8): p. 553-556.</w:t>
      </w:r>
    </w:p>
    <w:p w:rsidR="00A569ED" w:rsidRPr="00A569ED" w:rsidRDefault="00A569ED" w:rsidP="00A569ED">
      <w:pPr>
        <w:pStyle w:val="EndNoteBibliography"/>
        <w:ind w:left="720" w:hanging="720"/>
      </w:pPr>
      <w:r w:rsidRPr="00A569ED">
        <w:t>16.</w:t>
      </w:r>
      <w:r w:rsidRPr="00A569ED">
        <w:tab/>
        <w:t xml:space="preserve">Xian-guang, F., et al., </w:t>
      </w:r>
      <w:r w:rsidRPr="00A569ED">
        <w:rPr>
          <w:i/>
        </w:rPr>
        <w:t>Image processing for three defects of topography images by SPM.</w:t>
      </w:r>
      <w:r w:rsidRPr="00A569ED">
        <w:t xml:space="preserve"> Chemometrics and Intelligent Laboratory Systems, 2019. </w:t>
      </w:r>
      <w:r w:rsidRPr="00A569ED">
        <w:rPr>
          <w:b/>
        </w:rPr>
        <w:t>185</w:t>
      </w:r>
      <w:r w:rsidRPr="00A569ED">
        <w:t>: p. 12-17.</w:t>
      </w:r>
    </w:p>
    <w:p w:rsidR="00A569ED" w:rsidRPr="00A569ED" w:rsidRDefault="00A569ED" w:rsidP="00A569ED">
      <w:pPr>
        <w:pStyle w:val="EndNoteBibliography"/>
        <w:ind w:left="720" w:hanging="720"/>
      </w:pPr>
      <w:r w:rsidRPr="00A569ED">
        <w:t>17.</w:t>
      </w:r>
      <w:r w:rsidRPr="00A569ED">
        <w:tab/>
        <w:t xml:space="preserve">Zhang, M.-L. and Z.-H. Zhou, </w:t>
      </w:r>
      <w:r w:rsidRPr="00A569ED">
        <w:rPr>
          <w:i/>
        </w:rPr>
        <w:t>A Review on Multi-Label Learning Algorithms.</w:t>
      </w:r>
      <w:r w:rsidRPr="00A569ED">
        <w:t xml:space="preserve"> IEEE Transactions on Knowledge and Data Engineering, 2014. </w:t>
      </w:r>
      <w:r w:rsidRPr="00A569ED">
        <w:rPr>
          <w:b/>
        </w:rPr>
        <w:t>26</w:t>
      </w:r>
      <w:r w:rsidRPr="00A569ED">
        <w:t>(8): p. 1819-1837.</w:t>
      </w:r>
    </w:p>
    <w:p w:rsidR="00A569ED" w:rsidRPr="00A569ED" w:rsidRDefault="00A569ED" w:rsidP="00A569ED">
      <w:pPr>
        <w:pStyle w:val="EndNoteBibliography"/>
        <w:ind w:left="720" w:hanging="720"/>
      </w:pPr>
      <w:r w:rsidRPr="00A569ED">
        <w:t>18.</w:t>
      </w:r>
      <w:r w:rsidRPr="00A569ED">
        <w:tab/>
        <w:t xml:space="preserve">Boutell, M.R., et al., </w:t>
      </w:r>
      <w:r w:rsidRPr="00A569ED">
        <w:rPr>
          <w:i/>
        </w:rPr>
        <w:t>Learning multi-label scene classification.</w:t>
      </w:r>
      <w:r w:rsidRPr="00A569ED">
        <w:t xml:space="preserve"> Pattern Recognition, 2004. </w:t>
      </w:r>
      <w:r w:rsidRPr="00A569ED">
        <w:rPr>
          <w:b/>
        </w:rPr>
        <w:t>37</w:t>
      </w:r>
      <w:r w:rsidRPr="00A569ED">
        <w:t>(9): p. 1757-1771.</w:t>
      </w:r>
    </w:p>
    <w:p w:rsidR="00A569ED" w:rsidRPr="00A569ED" w:rsidRDefault="00A569ED" w:rsidP="00A569ED">
      <w:pPr>
        <w:pStyle w:val="EndNoteBibliography"/>
        <w:ind w:left="720" w:hanging="720"/>
      </w:pPr>
      <w:r w:rsidRPr="00A569ED">
        <w:t>19.</w:t>
      </w:r>
      <w:r w:rsidRPr="00A569ED">
        <w:tab/>
        <w:t xml:space="preserve">Zhang, M.-L. and Z.-H. Zhou, </w:t>
      </w:r>
      <w:r w:rsidRPr="00A569ED">
        <w:rPr>
          <w:i/>
        </w:rPr>
        <w:t>ML-KNN: A lazy learning approach to multi-label learning.</w:t>
      </w:r>
      <w:r w:rsidRPr="00A569ED">
        <w:t xml:space="preserve"> Pattern Recognition, 2007. </w:t>
      </w:r>
      <w:r w:rsidRPr="00A569ED">
        <w:rPr>
          <w:b/>
        </w:rPr>
        <w:t>40</w:t>
      </w:r>
      <w:r w:rsidRPr="00A569ED">
        <w:t>(7): p. 2038-2048.</w:t>
      </w:r>
    </w:p>
    <w:p w:rsidR="00A569ED" w:rsidRPr="00A569ED" w:rsidRDefault="00A569ED" w:rsidP="00A569ED">
      <w:pPr>
        <w:pStyle w:val="EndNoteBibliography"/>
        <w:ind w:left="720" w:hanging="720"/>
      </w:pPr>
      <w:r w:rsidRPr="00A569ED">
        <w:t>20.</w:t>
      </w:r>
      <w:r w:rsidRPr="00A569ED">
        <w:tab/>
        <w:t xml:space="preserve">Zhang, M., W. Li, and Q. Du, </w:t>
      </w:r>
      <w:r w:rsidRPr="00A569ED">
        <w:rPr>
          <w:i/>
        </w:rPr>
        <w:t>Diverse Region-Based CNN for Hyperspectral Image Classification.</w:t>
      </w:r>
      <w:r w:rsidRPr="00A569ED">
        <w:t xml:space="preserve"> IEEE Trans Image Process, 2018. </w:t>
      </w:r>
      <w:r w:rsidRPr="00A569ED">
        <w:rPr>
          <w:b/>
        </w:rPr>
        <w:t>27</w:t>
      </w:r>
      <w:r w:rsidRPr="00A569ED">
        <w:t>(6): p. 2623-2634.</w:t>
      </w:r>
    </w:p>
    <w:p w:rsidR="00A569ED" w:rsidRPr="00A569ED" w:rsidRDefault="00A569ED" w:rsidP="00A569ED">
      <w:pPr>
        <w:pStyle w:val="EndNoteBibliography"/>
        <w:ind w:left="720" w:hanging="720"/>
      </w:pPr>
      <w:r w:rsidRPr="00A569ED">
        <w:t>21.</w:t>
      </w:r>
      <w:r w:rsidRPr="00A569ED">
        <w:tab/>
        <w:t xml:space="preserve">Liu, X.L., et al., </w:t>
      </w:r>
      <w:r w:rsidRPr="00A569ED">
        <w:rPr>
          <w:i/>
        </w:rPr>
        <w:t>On fusing the latent deep CNN feature for image classification.</w:t>
      </w:r>
      <w:r w:rsidRPr="00A569ED">
        <w:t xml:space="preserve"> World Wide Web-Internet and Web Information Systems, 2019. </w:t>
      </w:r>
      <w:r w:rsidRPr="00A569ED">
        <w:rPr>
          <w:b/>
        </w:rPr>
        <w:t>22</w:t>
      </w:r>
      <w:r w:rsidRPr="00A569ED">
        <w:t>(2): p. 423-436.</w:t>
      </w:r>
    </w:p>
    <w:p w:rsidR="00A569ED" w:rsidRPr="00A569ED" w:rsidRDefault="00A569ED" w:rsidP="00A569ED">
      <w:pPr>
        <w:pStyle w:val="EndNoteBibliography"/>
        <w:ind w:left="720" w:hanging="720"/>
      </w:pPr>
      <w:r w:rsidRPr="00A569ED">
        <w:t>22.</w:t>
      </w:r>
      <w:r w:rsidRPr="00A569ED">
        <w:tab/>
        <w:t xml:space="preserve">Rudin, L.I., S. Osher, and E.J.P.D.N.P. Fatemi, </w:t>
      </w:r>
      <w:r w:rsidRPr="00A569ED">
        <w:rPr>
          <w:i/>
        </w:rPr>
        <w:t>Nonlinear total variation based noise removal algorithms ☆.</w:t>
      </w:r>
      <w:r w:rsidRPr="00A569ED">
        <w:t xml:space="preserve"> 1992. </w:t>
      </w:r>
      <w:r w:rsidRPr="00A569ED">
        <w:rPr>
          <w:b/>
        </w:rPr>
        <w:t>60</w:t>
      </w:r>
      <w:r w:rsidRPr="00A569ED">
        <w:t>(1–4): p. 259-268.</w:t>
      </w:r>
    </w:p>
    <w:p w:rsidR="00A569ED" w:rsidRPr="00A569ED" w:rsidRDefault="00A569ED" w:rsidP="00A569ED">
      <w:pPr>
        <w:pStyle w:val="EndNoteBibliography"/>
        <w:ind w:left="720" w:hanging="720"/>
      </w:pPr>
      <w:r w:rsidRPr="00A569ED">
        <w:t>23.</w:t>
      </w:r>
      <w:r w:rsidRPr="00A569ED">
        <w:tab/>
        <w:t xml:space="preserve">Chan, T.F. and H.M. Zhou. </w:t>
      </w:r>
      <w:r w:rsidRPr="00A569ED">
        <w:rPr>
          <w:i/>
        </w:rPr>
        <w:t>Total variation improved wavelet thresholding in image compression</w:t>
      </w:r>
      <w:r w:rsidRPr="00A569ED">
        <w:t xml:space="preserve">. in </w:t>
      </w:r>
      <w:r w:rsidRPr="00A569ED">
        <w:rPr>
          <w:i/>
        </w:rPr>
        <w:t>International Conference on Image Processing</w:t>
      </w:r>
      <w:r w:rsidRPr="00A569ED">
        <w:t>. 2002.</w:t>
      </w:r>
    </w:p>
    <w:p w:rsidR="00A569ED" w:rsidRPr="00A569ED" w:rsidRDefault="00A569ED" w:rsidP="00A569ED">
      <w:pPr>
        <w:pStyle w:val="EndNoteBibliography"/>
        <w:ind w:left="720" w:hanging="720"/>
      </w:pPr>
      <w:r w:rsidRPr="00A569ED">
        <w:t>24.</w:t>
      </w:r>
      <w:r w:rsidRPr="00A569ED">
        <w:tab/>
        <w:t xml:space="preserve">Candès, E.J., et al., </w:t>
      </w:r>
      <w:r w:rsidRPr="00A569ED">
        <w:rPr>
          <w:i/>
        </w:rPr>
        <w:t>Robust principal component analysis?</w:t>
      </w:r>
      <w:r w:rsidRPr="00A569ED">
        <w:t xml:space="preserve"> Journal of the ACM, 2011. </w:t>
      </w:r>
      <w:r w:rsidRPr="00A569ED">
        <w:rPr>
          <w:b/>
        </w:rPr>
        <w:t>58</w:t>
      </w:r>
      <w:r w:rsidRPr="00A569ED">
        <w:t>(3): p. 1-37.</w:t>
      </w:r>
    </w:p>
    <w:p w:rsidR="00A569ED" w:rsidRPr="00A569ED" w:rsidRDefault="00A569ED" w:rsidP="00A569ED">
      <w:pPr>
        <w:pStyle w:val="EndNoteBibliography"/>
        <w:ind w:left="720" w:hanging="720"/>
      </w:pPr>
      <w:r w:rsidRPr="00A569ED">
        <w:t>25.</w:t>
      </w:r>
      <w:r w:rsidRPr="00A569ED">
        <w:tab/>
        <w:t xml:space="preserve">Candes, E.J., et al., </w:t>
      </w:r>
      <w:r w:rsidRPr="00A569ED">
        <w:rPr>
          <w:i/>
        </w:rPr>
        <w:t>Robust Principal Component Analysis?</w:t>
      </w:r>
      <w:r w:rsidRPr="00A569ED">
        <w:t xml:space="preserve"> 2011. </w:t>
      </w:r>
      <w:r w:rsidRPr="00A569ED">
        <w:rPr>
          <w:b/>
        </w:rPr>
        <w:t>58</w:t>
      </w:r>
      <w:r w:rsidRPr="00A569ED">
        <w:t>(3): p. 1-37.</w:t>
      </w:r>
    </w:p>
    <w:p w:rsidR="00A569ED" w:rsidRPr="00A569ED" w:rsidRDefault="00A569ED" w:rsidP="00A569ED">
      <w:pPr>
        <w:pStyle w:val="EndNoteBibliography"/>
        <w:ind w:left="720" w:hanging="720"/>
      </w:pPr>
      <w:r w:rsidRPr="00A569ED">
        <w:t>26.</w:t>
      </w:r>
      <w:r w:rsidRPr="00A569ED">
        <w:tab/>
        <w:t xml:space="preserve">Bouwmans, T., et al., </w:t>
      </w:r>
      <w:r w:rsidRPr="00A569ED">
        <w:rPr>
          <w:i/>
        </w:rPr>
        <w:t>On the Applications of Robust PCA in Image and Video Processing.</w:t>
      </w:r>
      <w:r w:rsidRPr="00A569ED">
        <w:t xml:space="preserve"> 2018. </w:t>
      </w:r>
      <w:r w:rsidRPr="00A569ED">
        <w:rPr>
          <w:b/>
        </w:rPr>
        <w:t>106</w:t>
      </w:r>
      <w:r w:rsidRPr="00A569ED">
        <w:t>(8): p. 1427-1457.</w:t>
      </w:r>
    </w:p>
    <w:p w:rsidR="005113E7" w:rsidRPr="009614F8" w:rsidRDefault="00A569ED" w:rsidP="009614F8">
      <w:r>
        <w:fldChar w:fldCharType="end"/>
      </w:r>
    </w:p>
    <w:sectPr w:rsidR="005113E7" w:rsidRPr="009614F8">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38D" w:rsidRDefault="00D2438D" w:rsidP="00775B42">
      <w:r>
        <w:separator/>
      </w:r>
    </w:p>
  </w:endnote>
  <w:endnote w:type="continuationSeparator" w:id="0">
    <w:p w:rsidR="00D2438D" w:rsidRDefault="00D2438D"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38D" w:rsidRDefault="00D2438D" w:rsidP="00775B42">
      <w:r>
        <w:separator/>
      </w:r>
    </w:p>
  </w:footnote>
  <w:footnote w:type="continuationSeparator" w:id="0">
    <w:p w:rsidR="00D2438D" w:rsidRDefault="00D2438D" w:rsidP="00775B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rsidP="00723879">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2A4" w:rsidRDefault="007802A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3&lt;/item&gt;&lt;item&gt;11&lt;/item&gt;&lt;item&gt;12&lt;/item&gt;&lt;item&gt;13&lt;/item&gt;&lt;item&gt;14&lt;/item&gt;&lt;item&gt;15&lt;/item&gt;&lt;item&gt;16&lt;/item&gt;&lt;item&gt;18&lt;/item&gt;&lt;item&gt;22&lt;/item&gt;&lt;item&gt;27&lt;/item&gt;&lt;item&gt;28&lt;/item&gt;&lt;item&gt;31&lt;/item&gt;&lt;item&gt;32&lt;/item&gt;&lt;item&gt;33&lt;/item&gt;&lt;item&gt;40&lt;/item&gt;&lt;item&gt;41&lt;/item&gt;&lt;item&gt;45&lt;/item&gt;&lt;item&gt;47&lt;/item&gt;&lt;item&gt;50&lt;/item&gt;&lt;item&gt;51&lt;/item&gt;&lt;item&gt;52&lt;/item&gt;&lt;item&gt;54&lt;/item&gt;&lt;item&gt;56&lt;/item&gt;&lt;item&gt;58&lt;/item&gt;&lt;item&gt;59&lt;/item&gt;&lt;/record-ids&gt;&lt;/item&gt;&lt;/Libraries&gt;"/>
  </w:docVars>
  <w:rsids>
    <w:rsidRoot w:val="0071310C"/>
    <w:rsid w:val="000020AD"/>
    <w:rsid w:val="000024FE"/>
    <w:rsid w:val="00016FA5"/>
    <w:rsid w:val="000375ED"/>
    <w:rsid w:val="00042BDB"/>
    <w:rsid w:val="00045382"/>
    <w:rsid w:val="000503B2"/>
    <w:rsid w:val="00051D95"/>
    <w:rsid w:val="00051E34"/>
    <w:rsid w:val="00051FBD"/>
    <w:rsid w:val="0006274B"/>
    <w:rsid w:val="00095939"/>
    <w:rsid w:val="000A3300"/>
    <w:rsid w:val="000B7CE5"/>
    <w:rsid w:val="000C0008"/>
    <w:rsid w:val="000C15DB"/>
    <w:rsid w:val="000C3350"/>
    <w:rsid w:val="000D20D5"/>
    <w:rsid w:val="000D614F"/>
    <w:rsid w:val="000E2E41"/>
    <w:rsid w:val="000E462C"/>
    <w:rsid w:val="000F6C07"/>
    <w:rsid w:val="001064DE"/>
    <w:rsid w:val="00117980"/>
    <w:rsid w:val="00125D43"/>
    <w:rsid w:val="00127A3A"/>
    <w:rsid w:val="001304FD"/>
    <w:rsid w:val="001422CF"/>
    <w:rsid w:val="001501AC"/>
    <w:rsid w:val="0015217B"/>
    <w:rsid w:val="00152F90"/>
    <w:rsid w:val="00160DB5"/>
    <w:rsid w:val="001646B7"/>
    <w:rsid w:val="00165392"/>
    <w:rsid w:val="00175A60"/>
    <w:rsid w:val="001807C7"/>
    <w:rsid w:val="001829C1"/>
    <w:rsid w:val="00191BFF"/>
    <w:rsid w:val="001B36D0"/>
    <w:rsid w:val="001B7F4B"/>
    <w:rsid w:val="001D59B8"/>
    <w:rsid w:val="001E516F"/>
    <w:rsid w:val="001F4E70"/>
    <w:rsid w:val="00202638"/>
    <w:rsid w:val="002044F3"/>
    <w:rsid w:val="00204CD3"/>
    <w:rsid w:val="00217B4E"/>
    <w:rsid w:val="00223F90"/>
    <w:rsid w:val="00224C8A"/>
    <w:rsid w:val="00226550"/>
    <w:rsid w:val="00242216"/>
    <w:rsid w:val="00244105"/>
    <w:rsid w:val="002457E4"/>
    <w:rsid w:val="00245BE6"/>
    <w:rsid w:val="0025105A"/>
    <w:rsid w:val="0025416D"/>
    <w:rsid w:val="00254741"/>
    <w:rsid w:val="002620E9"/>
    <w:rsid w:val="00275C1C"/>
    <w:rsid w:val="00281A75"/>
    <w:rsid w:val="00297013"/>
    <w:rsid w:val="002A62E5"/>
    <w:rsid w:val="002A74AD"/>
    <w:rsid w:val="002B5C8A"/>
    <w:rsid w:val="002C049E"/>
    <w:rsid w:val="002D2863"/>
    <w:rsid w:val="002E16E7"/>
    <w:rsid w:val="002F2532"/>
    <w:rsid w:val="002F268C"/>
    <w:rsid w:val="002F2B4F"/>
    <w:rsid w:val="002F56BA"/>
    <w:rsid w:val="00303D42"/>
    <w:rsid w:val="00306F79"/>
    <w:rsid w:val="00312F85"/>
    <w:rsid w:val="003161FF"/>
    <w:rsid w:val="00316C37"/>
    <w:rsid w:val="0033773D"/>
    <w:rsid w:val="0033792B"/>
    <w:rsid w:val="00340C12"/>
    <w:rsid w:val="003438C1"/>
    <w:rsid w:val="00346066"/>
    <w:rsid w:val="00351F3B"/>
    <w:rsid w:val="003538EC"/>
    <w:rsid w:val="0036056F"/>
    <w:rsid w:val="0036251D"/>
    <w:rsid w:val="00366FE8"/>
    <w:rsid w:val="00370A89"/>
    <w:rsid w:val="00377B77"/>
    <w:rsid w:val="003A0E80"/>
    <w:rsid w:val="003A6646"/>
    <w:rsid w:val="003B226B"/>
    <w:rsid w:val="003C0AEE"/>
    <w:rsid w:val="003C266A"/>
    <w:rsid w:val="003D1599"/>
    <w:rsid w:val="003D4A93"/>
    <w:rsid w:val="003F3500"/>
    <w:rsid w:val="003F6136"/>
    <w:rsid w:val="0044509F"/>
    <w:rsid w:val="00451D32"/>
    <w:rsid w:val="004539DB"/>
    <w:rsid w:val="00463666"/>
    <w:rsid w:val="00464DA6"/>
    <w:rsid w:val="004857AF"/>
    <w:rsid w:val="00485E4A"/>
    <w:rsid w:val="004A5A18"/>
    <w:rsid w:val="004B13A9"/>
    <w:rsid w:val="004C3DDE"/>
    <w:rsid w:val="004D4237"/>
    <w:rsid w:val="004D5681"/>
    <w:rsid w:val="004D581B"/>
    <w:rsid w:val="004E0705"/>
    <w:rsid w:val="004E5A6A"/>
    <w:rsid w:val="004F6FA3"/>
    <w:rsid w:val="005113E7"/>
    <w:rsid w:val="00512F89"/>
    <w:rsid w:val="005226D4"/>
    <w:rsid w:val="00522CF3"/>
    <w:rsid w:val="005278C0"/>
    <w:rsid w:val="00536241"/>
    <w:rsid w:val="00536BFE"/>
    <w:rsid w:val="00541841"/>
    <w:rsid w:val="0056324C"/>
    <w:rsid w:val="00573074"/>
    <w:rsid w:val="00574144"/>
    <w:rsid w:val="0058222D"/>
    <w:rsid w:val="005834EF"/>
    <w:rsid w:val="00591DFC"/>
    <w:rsid w:val="005974A6"/>
    <w:rsid w:val="005A2524"/>
    <w:rsid w:val="005B1307"/>
    <w:rsid w:val="005B1AE8"/>
    <w:rsid w:val="005B3833"/>
    <w:rsid w:val="005C6782"/>
    <w:rsid w:val="005F5980"/>
    <w:rsid w:val="006078C7"/>
    <w:rsid w:val="0061691F"/>
    <w:rsid w:val="0062140B"/>
    <w:rsid w:val="00621808"/>
    <w:rsid w:val="006327F0"/>
    <w:rsid w:val="00634508"/>
    <w:rsid w:val="00635477"/>
    <w:rsid w:val="00635820"/>
    <w:rsid w:val="00636FBB"/>
    <w:rsid w:val="0063780A"/>
    <w:rsid w:val="006413F3"/>
    <w:rsid w:val="00647F0A"/>
    <w:rsid w:val="0065176A"/>
    <w:rsid w:val="00654858"/>
    <w:rsid w:val="00666319"/>
    <w:rsid w:val="00666DD5"/>
    <w:rsid w:val="0067743D"/>
    <w:rsid w:val="00686164"/>
    <w:rsid w:val="006904C0"/>
    <w:rsid w:val="0069176E"/>
    <w:rsid w:val="006B1313"/>
    <w:rsid w:val="006B3FE3"/>
    <w:rsid w:val="006C2B15"/>
    <w:rsid w:val="006E1130"/>
    <w:rsid w:val="00703270"/>
    <w:rsid w:val="00710559"/>
    <w:rsid w:val="00710C94"/>
    <w:rsid w:val="0071219E"/>
    <w:rsid w:val="0071310C"/>
    <w:rsid w:val="00713C58"/>
    <w:rsid w:val="007144D4"/>
    <w:rsid w:val="00721D7B"/>
    <w:rsid w:val="00723879"/>
    <w:rsid w:val="00726C44"/>
    <w:rsid w:val="00734C6E"/>
    <w:rsid w:val="00737F74"/>
    <w:rsid w:val="007401B6"/>
    <w:rsid w:val="00750E2B"/>
    <w:rsid w:val="00755563"/>
    <w:rsid w:val="00765245"/>
    <w:rsid w:val="007735FC"/>
    <w:rsid w:val="00775B42"/>
    <w:rsid w:val="007802A4"/>
    <w:rsid w:val="00784898"/>
    <w:rsid w:val="007A1144"/>
    <w:rsid w:val="007A6DBC"/>
    <w:rsid w:val="007A7FEE"/>
    <w:rsid w:val="007B4C7A"/>
    <w:rsid w:val="007C6717"/>
    <w:rsid w:val="007E5E07"/>
    <w:rsid w:val="007F0A32"/>
    <w:rsid w:val="007F321D"/>
    <w:rsid w:val="007F58E6"/>
    <w:rsid w:val="007F5C7D"/>
    <w:rsid w:val="00800F2E"/>
    <w:rsid w:val="00804949"/>
    <w:rsid w:val="008113A5"/>
    <w:rsid w:val="00817857"/>
    <w:rsid w:val="00837531"/>
    <w:rsid w:val="00846FD0"/>
    <w:rsid w:val="00850FFA"/>
    <w:rsid w:val="00851B26"/>
    <w:rsid w:val="00855443"/>
    <w:rsid w:val="00857606"/>
    <w:rsid w:val="00864A08"/>
    <w:rsid w:val="0086638A"/>
    <w:rsid w:val="00872949"/>
    <w:rsid w:val="00874534"/>
    <w:rsid w:val="00874C5E"/>
    <w:rsid w:val="00874D7C"/>
    <w:rsid w:val="00881AB1"/>
    <w:rsid w:val="00882CA0"/>
    <w:rsid w:val="008B1EFA"/>
    <w:rsid w:val="008B2A10"/>
    <w:rsid w:val="008B3814"/>
    <w:rsid w:val="008C2224"/>
    <w:rsid w:val="008C4F37"/>
    <w:rsid w:val="008D0B29"/>
    <w:rsid w:val="008D305A"/>
    <w:rsid w:val="008D5DF3"/>
    <w:rsid w:val="008D6945"/>
    <w:rsid w:val="008E4698"/>
    <w:rsid w:val="00900DD1"/>
    <w:rsid w:val="0090764C"/>
    <w:rsid w:val="00911F33"/>
    <w:rsid w:val="00912929"/>
    <w:rsid w:val="00930449"/>
    <w:rsid w:val="0093690B"/>
    <w:rsid w:val="00942145"/>
    <w:rsid w:val="00947467"/>
    <w:rsid w:val="00950BAB"/>
    <w:rsid w:val="00957F14"/>
    <w:rsid w:val="009614F8"/>
    <w:rsid w:val="0096377A"/>
    <w:rsid w:val="009675C2"/>
    <w:rsid w:val="00970A63"/>
    <w:rsid w:val="00974B14"/>
    <w:rsid w:val="00997362"/>
    <w:rsid w:val="00997AA2"/>
    <w:rsid w:val="009A406B"/>
    <w:rsid w:val="009A5D11"/>
    <w:rsid w:val="009A6B02"/>
    <w:rsid w:val="009B57AD"/>
    <w:rsid w:val="009B5AA6"/>
    <w:rsid w:val="009B6807"/>
    <w:rsid w:val="009C59F1"/>
    <w:rsid w:val="009D1028"/>
    <w:rsid w:val="009E575E"/>
    <w:rsid w:val="009E576C"/>
    <w:rsid w:val="009F5C81"/>
    <w:rsid w:val="00A02C52"/>
    <w:rsid w:val="00A10603"/>
    <w:rsid w:val="00A2086D"/>
    <w:rsid w:val="00A239D7"/>
    <w:rsid w:val="00A26739"/>
    <w:rsid w:val="00A3054B"/>
    <w:rsid w:val="00A36381"/>
    <w:rsid w:val="00A40983"/>
    <w:rsid w:val="00A46FD9"/>
    <w:rsid w:val="00A470AC"/>
    <w:rsid w:val="00A47771"/>
    <w:rsid w:val="00A569ED"/>
    <w:rsid w:val="00A645E6"/>
    <w:rsid w:val="00A73742"/>
    <w:rsid w:val="00A7575C"/>
    <w:rsid w:val="00A77C74"/>
    <w:rsid w:val="00A86736"/>
    <w:rsid w:val="00A87590"/>
    <w:rsid w:val="00A92E47"/>
    <w:rsid w:val="00AA738F"/>
    <w:rsid w:val="00AC585C"/>
    <w:rsid w:val="00AC69F0"/>
    <w:rsid w:val="00AD0358"/>
    <w:rsid w:val="00AD263B"/>
    <w:rsid w:val="00AD6909"/>
    <w:rsid w:val="00AE0D76"/>
    <w:rsid w:val="00AE5BBD"/>
    <w:rsid w:val="00AF0439"/>
    <w:rsid w:val="00AF0D10"/>
    <w:rsid w:val="00B0021F"/>
    <w:rsid w:val="00B029D9"/>
    <w:rsid w:val="00B17FA1"/>
    <w:rsid w:val="00B22DB8"/>
    <w:rsid w:val="00B26B5E"/>
    <w:rsid w:val="00B27363"/>
    <w:rsid w:val="00B350D7"/>
    <w:rsid w:val="00B4039E"/>
    <w:rsid w:val="00B470C4"/>
    <w:rsid w:val="00B50B15"/>
    <w:rsid w:val="00B65890"/>
    <w:rsid w:val="00B67C9C"/>
    <w:rsid w:val="00B76ACC"/>
    <w:rsid w:val="00B77067"/>
    <w:rsid w:val="00B86D2C"/>
    <w:rsid w:val="00BB667B"/>
    <w:rsid w:val="00BB67A6"/>
    <w:rsid w:val="00BC0EA6"/>
    <w:rsid w:val="00BC28F7"/>
    <w:rsid w:val="00BD109C"/>
    <w:rsid w:val="00BE2D2A"/>
    <w:rsid w:val="00BE569F"/>
    <w:rsid w:val="00BE609F"/>
    <w:rsid w:val="00C02D30"/>
    <w:rsid w:val="00C0525B"/>
    <w:rsid w:val="00C058EE"/>
    <w:rsid w:val="00C144F4"/>
    <w:rsid w:val="00C15C4F"/>
    <w:rsid w:val="00C4584E"/>
    <w:rsid w:val="00C47DFA"/>
    <w:rsid w:val="00C60778"/>
    <w:rsid w:val="00C64CBD"/>
    <w:rsid w:val="00C66038"/>
    <w:rsid w:val="00C72189"/>
    <w:rsid w:val="00C765BA"/>
    <w:rsid w:val="00C76785"/>
    <w:rsid w:val="00C80BA4"/>
    <w:rsid w:val="00C839AE"/>
    <w:rsid w:val="00C856A2"/>
    <w:rsid w:val="00C86047"/>
    <w:rsid w:val="00C964BB"/>
    <w:rsid w:val="00C966C2"/>
    <w:rsid w:val="00CA07FE"/>
    <w:rsid w:val="00CA4D64"/>
    <w:rsid w:val="00CB58B1"/>
    <w:rsid w:val="00CD2762"/>
    <w:rsid w:val="00CE7F70"/>
    <w:rsid w:val="00D050CB"/>
    <w:rsid w:val="00D14FBF"/>
    <w:rsid w:val="00D16E2E"/>
    <w:rsid w:val="00D23D36"/>
    <w:rsid w:val="00D2438D"/>
    <w:rsid w:val="00D25771"/>
    <w:rsid w:val="00D30AF0"/>
    <w:rsid w:val="00D34A64"/>
    <w:rsid w:val="00D409E3"/>
    <w:rsid w:val="00D45297"/>
    <w:rsid w:val="00D47DA2"/>
    <w:rsid w:val="00D50D7E"/>
    <w:rsid w:val="00D51FE1"/>
    <w:rsid w:val="00D53117"/>
    <w:rsid w:val="00D54C16"/>
    <w:rsid w:val="00D5621D"/>
    <w:rsid w:val="00D600AA"/>
    <w:rsid w:val="00D6476C"/>
    <w:rsid w:val="00D67900"/>
    <w:rsid w:val="00D70D2E"/>
    <w:rsid w:val="00D7221F"/>
    <w:rsid w:val="00D8230B"/>
    <w:rsid w:val="00D840A2"/>
    <w:rsid w:val="00D84AB9"/>
    <w:rsid w:val="00D92692"/>
    <w:rsid w:val="00DA708C"/>
    <w:rsid w:val="00DB0A78"/>
    <w:rsid w:val="00DB1F32"/>
    <w:rsid w:val="00DB61FA"/>
    <w:rsid w:val="00DC60F6"/>
    <w:rsid w:val="00DE535C"/>
    <w:rsid w:val="00DE69ED"/>
    <w:rsid w:val="00DE717A"/>
    <w:rsid w:val="00DF3CAF"/>
    <w:rsid w:val="00DF569D"/>
    <w:rsid w:val="00E06345"/>
    <w:rsid w:val="00E13D8D"/>
    <w:rsid w:val="00E22F8A"/>
    <w:rsid w:val="00E2304E"/>
    <w:rsid w:val="00E2325D"/>
    <w:rsid w:val="00E24E4E"/>
    <w:rsid w:val="00E30F8B"/>
    <w:rsid w:val="00E34EB7"/>
    <w:rsid w:val="00E42158"/>
    <w:rsid w:val="00E51944"/>
    <w:rsid w:val="00E51BD2"/>
    <w:rsid w:val="00E542A3"/>
    <w:rsid w:val="00E6706F"/>
    <w:rsid w:val="00E85200"/>
    <w:rsid w:val="00E97FC2"/>
    <w:rsid w:val="00EA0365"/>
    <w:rsid w:val="00EB01C1"/>
    <w:rsid w:val="00EB0956"/>
    <w:rsid w:val="00EC2F54"/>
    <w:rsid w:val="00EE3455"/>
    <w:rsid w:val="00EE6919"/>
    <w:rsid w:val="00EF61E9"/>
    <w:rsid w:val="00F0255D"/>
    <w:rsid w:val="00F0608F"/>
    <w:rsid w:val="00F0688D"/>
    <w:rsid w:val="00F1629B"/>
    <w:rsid w:val="00F16F35"/>
    <w:rsid w:val="00F20F70"/>
    <w:rsid w:val="00F26F19"/>
    <w:rsid w:val="00F30D70"/>
    <w:rsid w:val="00F90467"/>
    <w:rsid w:val="00F9415E"/>
    <w:rsid w:val="00F95BD7"/>
    <w:rsid w:val="00F962DA"/>
    <w:rsid w:val="00FB3488"/>
    <w:rsid w:val="00FB708B"/>
    <w:rsid w:val="00FC506F"/>
    <w:rsid w:val="00FC6B96"/>
    <w:rsid w:val="00FE3E94"/>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C8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5B42"/>
    <w:rPr>
      <w:sz w:val="18"/>
      <w:szCs w:val="18"/>
    </w:rPr>
  </w:style>
  <w:style w:type="paragraph" w:styleId="a4">
    <w:name w:val="footer"/>
    <w:basedOn w:val="a"/>
    <w:link w:val="Char0"/>
    <w:uiPriority w:val="99"/>
    <w:unhideWhenUsed/>
    <w:rsid w:val="00775B42"/>
    <w:pPr>
      <w:tabs>
        <w:tab w:val="center" w:pos="4153"/>
        <w:tab w:val="right" w:pos="8306"/>
      </w:tabs>
      <w:snapToGrid w:val="0"/>
      <w:jc w:val="left"/>
    </w:pPr>
    <w:rPr>
      <w:sz w:val="18"/>
      <w:szCs w:val="18"/>
    </w:rPr>
  </w:style>
  <w:style w:type="character" w:customStyle="1" w:styleId="Char0">
    <w:name w:val="页脚 Char"/>
    <w:basedOn w:val="a0"/>
    <w:link w:val="a4"/>
    <w:uiPriority w:val="99"/>
    <w:rsid w:val="00775B42"/>
    <w:rPr>
      <w:sz w:val="18"/>
      <w:szCs w:val="18"/>
    </w:rPr>
  </w:style>
  <w:style w:type="paragraph" w:styleId="a5">
    <w:name w:val="List Paragraph"/>
    <w:basedOn w:val="a"/>
    <w:uiPriority w:val="34"/>
    <w:qFormat/>
    <w:rsid w:val="005113E7"/>
    <w:pPr>
      <w:ind w:firstLineChars="200" w:firstLine="420"/>
    </w:pPr>
  </w:style>
  <w:style w:type="paragraph" w:styleId="a6">
    <w:name w:val="endnote text"/>
    <w:basedOn w:val="a"/>
    <w:link w:val="Char1"/>
    <w:uiPriority w:val="99"/>
    <w:semiHidden/>
    <w:unhideWhenUsed/>
    <w:rsid w:val="00B27363"/>
    <w:pPr>
      <w:snapToGrid w:val="0"/>
      <w:jc w:val="left"/>
    </w:pPr>
  </w:style>
  <w:style w:type="character" w:customStyle="1" w:styleId="Char1">
    <w:name w:val="尾注文本 Char"/>
    <w:basedOn w:val="a0"/>
    <w:link w:val="a6"/>
    <w:uiPriority w:val="99"/>
    <w:semiHidden/>
    <w:rsid w:val="00B27363"/>
  </w:style>
  <w:style w:type="character" w:styleId="a7">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8">
    <w:name w:val="Hyperlink"/>
    <w:basedOn w:val="a0"/>
    <w:uiPriority w:val="99"/>
    <w:semiHidden/>
    <w:unhideWhenUsed/>
    <w:rsid w:val="00D6476C"/>
    <w:rPr>
      <w:color w:val="0000FF"/>
      <w:u w:val="single"/>
    </w:rPr>
  </w:style>
  <w:style w:type="table" w:styleId="a9">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D30AF0"/>
    <w:rPr>
      <w:color w:val="808080"/>
    </w:rPr>
  </w:style>
  <w:style w:type="paragraph" w:styleId="ab">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9"/>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9"/>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9"/>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2"/>
    <w:uiPriority w:val="99"/>
    <w:semiHidden/>
    <w:unhideWhenUsed/>
    <w:rsid w:val="003538EC"/>
    <w:rPr>
      <w:sz w:val="18"/>
      <w:szCs w:val="18"/>
    </w:rPr>
  </w:style>
  <w:style w:type="character" w:customStyle="1" w:styleId="Char2">
    <w:name w:val="批注框文本 Char"/>
    <w:basedOn w:val="a0"/>
    <w:link w:val="ac"/>
    <w:uiPriority w:val="99"/>
    <w:semiHidden/>
    <w:rsid w:val="003538E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5C8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75B42"/>
    <w:rPr>
      <w:sz w:val="18"/>
      <w:szCs w:val="18"/>
    </w:rPr>
  </w:style>
  <w:style w:type="paragraph" w:styleId="a4">
    <w:name w:val="footer"/>
    <w:basedOn w:val="a"/>
    <w:link w:val="Char0"/>
    <w:uiPriority w:val="99"/>
    <w:unhideWhenUsed/>
    <w:rsid w:val="00775B42"/>
    <w:pPr>
      <w:tabs>
        <w:tab w:val="center" w:pos="4153"/>
        <w:tab w:val="right" w:pos="8306"/>
      </w:tabs>
      <w:snapToGrid w:val="0"/>
      <w:jc w:val="left"/>
    </w:pPr>
    <w:rPr>
      <w:sz w:val="18"/>
      <w:szCs w:val="18"/>
    </w:rPr>
  </w:style>
  <w:style w:type="character" w:customStyle="1" w:styleId="Char0">
    <w:name w:val="页脚 Char"/>
    <w:basedOn w:val="a0"/>
    <w:link w:val="a4"/>
    <w:uiPriority w:val="99"/>
    <w:rsid w:val="00775B42"/>
    <w:rPr>
      <w:sz w:val="18"/>
      <w:szCs w:val="18"/>
    </w:rPr>
  </w:style>
  <w:style w:type="paragraph" w:styleId="a5">
    <w:name w:val="List Paragraph"/>
    <w:basedOn w:val="a"/>
    <w:uiPriority w:val="34"/>
    <w:qFormat/>
    <w:rsid w:val="005113E7"/>
    <w:pPr>
      <w:ind w:firstLineChars="200" w:firstLine="420"/>
    </w:pPr>
  </w:style>
  <w:style w:type="paragraph" w:styleId="a6">
    <w:name w:val="endnote text"/>
    <w:basedOn w:val="a"/>
    <w:link w:val="Char1"/>
    <w:uiPriority w:val="99"/>
    <w:semiHidden/>
    <w:unhideWhenUsed/>
    <w:rsid w:val="00B27363"/>
    <w:pPr>
      <w:snapToGrid w:val="0"/>
      <w:jc w:val="left"/>
    </w:pPr>
  </w:style>
  <w:style w:type="character" w:customStyle="1" w:styleId="Char1">
    <w:name w:val="尾注文本 Char"/>
    <w:basedOn w:val="a0"/>
    <w:link w:val="a6"/>
    <w:uiPriority w:val="99"/>
    <w:semiHidden/>
    <w:rsid w:val="00B27363"/>
  </w:style>
  <w:style w:type="character" w:styleId="a7">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8">
    <w:name w:val="Hyperlink"/>
    <w:basedOn w:val="a0"/>
    <w:uiPriority w:val="99"/>
    <w:semiHidden/>
    <w:unhideWhenUsed/>
    <w:rsid w:val="00D6476C"/>
    <w:rPr>
      <w:color w:val="0000FF"/>
      <w:u w:val="single"/>
    </w:rPr>
  </w:style>
  <w:style w:type="table" w:styleId="a9">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D30AF0"/>
    <w:rPr>
      <w:color w:val="808080"/>
    </w:rPr>
  </w:style>
  <w:style w:type="paragraph" w:styleId="ab">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9"/>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9"/>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9"/>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2"/>
    <w:uiPriority w:val="99"/>
    <w:semiHidden/>
    <w:unhideWhenUsed/>
    <w:rsid w:val="003538EC"/>
    <w:rPr>
      <w:sz w:val="18"/>
      <w:szCs w:val="18"/>
    </w:rPr>
  </w:style>
  <w:style w:type="character" w:customStyle="1" w:styleId="Char2">
    <w:name w:val="批注框文本 Char"/>
    <w:basedOn w:val="a0"/>
    <w:link w:val="ac"/>
    <w:uiPriority w:val="99"/>
    <w:semiHidden/>
    <w:rsid w:val="003538E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1.vsdx"/><Relationship Id="rId18" Type="http://schemas.openxmlformats.org/officeDocument/2006/relationships/package" Target="embeddings/Microsoft_Visio___233.vsdx"/><Relationship Id="rId26" Type="http://schemas.openxmlformats.org/officeDocument/2006/relationships/oleObject" Target="embeddings/oleObject3.bin"/><Relationship Id="rId39" Type="http://schemas.openxmlformats.org/officeDocument/2006/relationships/oleObject" Target="embeddings/oleObject8.bin"/><Relationship Id="rId21" Type="http://schemas.openxmlformats.org/officeDocument/2006/relationships/image" Target="media/image7.wmf"/><Relationship Id="rId34" Type="http://schemas.openxmlformats.org/officeDocument/2006/relationships/oleObject" Target="embeddings/oleObject6.bin"/><Relationship Id="rId42" Type="http://schemas.openxmlformats.org/officeDocument/2006/relationships/image" Target="media/image19.tiff"/><Relationship Id="rId47" Type="http://schemas.openxmlformats.org/officeDocument/2006/relationships/image" Target="media/image24.emf"/><Relationship Id="rId50" Type="http://schemas.openxmlformats.org/officeDocument/2006/relationships/image" Target="media/image24.jpe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wmf"/><Relationship Id="rId33" Type="http://schemas.openxmlformats.org/officeDocument/2006/relationships/image" Target="media/image14.wmf"/><Relationship Id="rId38" Type="http://schemas.openxmlformats.org/officeDocument/2006/relationships/image" Target="media/image17.wmf"/><Relationship Id="rId46" Type="http://schemas.openxmlformats.org/officeDocument/2006/relationships/image" Target="media/image2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_122.vsdx"/><Relationship Id="rId20" Type="http://schemas.openxmlformats.org/officeDocument/2006/relationships/package" Target="embeddings/Microsoft_Visio___344.vsdx"/><Relationship Id="rId29" Type="http://schemas.openxmlformats.org/officeDocument/2006/relationships/image" Target="media/image11.jpeg"/><Relationship Id="rId41" Type="http://schemas.openxmlformats.org/officeDocument/2006/relationships/oleObject" Target="embeddings/oleObject9.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 TargetMode="External"/><Relationship Id="rId24" Type="http://schemas.openxmlformats.org/officeDocument/2006/relationships/oleObject" Target="embeddings/oleObject2.bin"/><Relationship Id="rId32" Type="http://schemas.openxmlformats.org/officeDocument/2006/relationships/image" Target="media/image13.tiff"/><Relationship Id="rId37" Type="http://schemas.openxmlformats.org/officeDocument/2006/relationships/image" Target="media/image16.jpeg"/><Relationship Id="rId40" Type="http://schemas.openxmlformats.org/officeDocument/2006/relationships/image" Target="media/image18.wmf"/><Relationship Id="rId45" Type="http://schemas.openxmlformats.org/officeDocument/2006/relationships/image" Target="media/image22.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6.emf"/><Relationship Id="rId57" Type="http://schemas.openxmlformats.org/officeDocument/2006/relationships/footer" Target="footer3.xml"/><Relationship Id="rId10" Type="http://schemas.openxmlformats.org/officeDocument/2006/relationships/hyperlink" Target="javascript:;" TargetMode="External"/><Relationship Id="rId19" Type="http://schemas.openxmlformats.org/officeDocument/2006/relationships/image" Target="media/image6.emf"/><Relationship Id="rId31" Type="http://schemas.openxmlformats.org/officeDocument/2006/relationships/oleObject" Target="embeddings/oleObject5.bin"/><Relationship Id="rId44" Type="http://schemas.openxmlformats.org/officeDocument/2006/relationships/image" Target="media/image21.emf"/><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oleObject" Target="embeddings/oleObject1.bin"/><Relationship Id="rId27" Type="http://schemas.openxmlformats.org/officeDocument/2006/relationships/image" Target="media/image10.wmf"/><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20.tiff"/><Relationship Id="rId48" Type="http://schemas.openxmlformats.org/officeDocument/2006/relationships/image" Target="media/image25.emf"/><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A16FC-007D-4BE0-978E-6856D4D95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39841</TotalTime>
  <Pages>16</Pages>
  <Words>7697</Words>
  <Characters>43879</Characters>
  <Application>Microsoft Office Word</Application>
  <DocSecurity>0</DocSecurity>
  <Lines>365</Lines>
  <Paragraphs>102</Paragraphs>
  <ScaleCrop>false</ScaleCrop>
  <Company/>
  <LinksUpToDate>false</LinksUpToDate>
  <CharactersWithSpaces>51474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China</cp:lastModifiedBy>
  <cp:revision>106</cp:revision>
  <dcterms:created xsi:type="dcterms:W3CDTF">2019-04-24T03:55:00Z</dcterms:created>
  <dcterms:modified xsi:type="dcterms:W3CDTF">2019-06-10T01:59:00Z</dcterms:modified>
</cp:coreProperties>
</file>